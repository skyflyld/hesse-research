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CDA299" w14:textId="424152A9" w:rsidR="009A48C6" w:rsidRDefault="00083815" w:rsidP="008341DF">
      <w:pPr>
        <w:spacing w:after="0" w:line="240" w:lineRule="exact"/>
        <w:jc w:val="center"/>
        <w:rPr>
          <w:rFonts w:ascii="Book Antiqua" w:hAnsi="Book Antiqua"/>
          <w:b/>
          <w:i/>
          <w:color w:val="000000" w:themeColor="text1"/>
          <w:sz w:val="20"/>
          <w:lang w:val="de-DE"/>
        </w:rPr>
      </w:pPr>
      <w:r w:rsidRPr="006D1A59">
        <w:rPr>
          <w:rFonts w:ascii="Book Antiqua" w:hAnsi="Book Antiqua"/>
          <w:b/>
          <w:color w:val="000000" w:themeColor="text1"/>
          <w:sz w:val="20"/>
          <w:lang w:val="de-DE"/>
        </w:rPr>
        <w:t>Familie als Mikrokosmos existenzieller Widersprüche</w:t>
      </w:r>
      <w:r w:rsidRPr="006D1A59">
        <w:rPr>
          <w:rFonts w:ascii="Book Antiqua" w:hAnsi="Book Antiqua"/>
          <w:b/>
          <w:color w:val="000000" w:themeColor="text1"/>
          <w:sz w:val="20"/>
          <w:lang w:val="de-DE"/>
        </w:rPr>
        <w:br/>
      </w:r>
      <w:r w:rsidRPr="0029597C">
        <w:rPr>
          <w:rFonts w:ascii="Book Antiqua" w:hAnsi="Book Antiqua"/>
          <w:b/>
          <w:iCs/>
          <w:color w:val="000000" w:themeColor="text1"/>
          <w:sz w:val="20"/>
          <w:lang w:val="de-DE"/>
        </w:rPr>
        <w:t xml:space="preserve">in Hermann </w:t>
      </w:r>
      <w:proofErr w:type="spellStart"/>
      <w:r w:rsidRPr="0029597C">
        <w:rPr>
          <w:rFonts w:ascii="Book Antiqua" w:hAnsi="Book Antiqua"/>
          <w:b/>
          <w:iCs/>
          <w:color w:val="000000" w:themeColor="text1"/>
          <w:sz w:val="20"/>
          <w:lang w:val="de-DE"/>
        </w:rPr>
        <w:t>Hesses</w:t>
      </w:r>
      <w:proofErr w:type="spellEnd"/>
      <w:r w:rsidRPr="0029597C">
        <w:rPr>
          <w:rFonts w:ascii="Book Antiqua" w:hAnsi="Book Antiqua"/>
          <w:b/>
          <w:iCs/>
          <w:color w:val="000000" w:themeColor="text1"/>
          <w:sz w:val="20"/>
          <w:lang w:val="de-DE"/>
        </w:rPr>
        <w:t xml:space="preserve"> Roman</w:t>
      </w:r>
      <w:r w:rsidRPr="006D1A59">
        <w:rPr>
          <w:rFonts w:ascii="Book Antiqua" w:hAnsi="Book Antiqua"/>
          <w:b/>
          <w:i/>
          <w:color w:val="000000" w:themeColor="text1"/>
          <w:sz w:val="20"/>
          <w:lang w:val="de-DE"/>
        </w:rPr>
        <w:t xml:space="preserve"> </w:t>
      </w:r>
      <w:proofErr w:type="spellStart"/>
      <w:r w:rsidRPr="006D1A59">
        <w:rPr>
          <w:rFonts w:ascii="Book Antiqua" w:hAnsi="Book Antiqua"/>
          <w:b/>
          <w:i/>
          <w:color w:val="000000" w:themeColor="text1"/>
          <w:sz w:val="20"/>
          <w:lang w:val="de-DE"/>
        </w:rPr>
        <w:t>Roßhalde</w:t>
      </w:r>
      <w:proofErr w:type="spellEnd"/>
    </w:p>
    <w:p w14:paraId="5F0CE8D9" w14:textId="77777777" w:rsidR="008341DF" w:rsidRPr="006D1A59" w:rsidRDefault="008341DF" w:rsidP="008341DF">
      <w:pPr>
        <w:spacing w:after="0" w:line="240" w:lineRule="exact"/>
        <w:jc w:val="center"/>
        <w:rPr>
          <w:color w:val="000000" w:themeColor="text1"/>
          <w:lang w:val="de-DE"/>
        </w:rPr>
      </w:pPr>
    </w:p>
    <w:p w14:paraId="549D08EF" w14:textId="77777777" w:rsidR="008341DF" w:rsidRDefault="00083815" w:rsidP="008341DF">
      <w:pPr>
        <w:spacing w:after="0" w:line="240" w:lineRule="exact"/>
        <w:jc w:val="center"/>
        <w:rPr>
          <w:rFonts w:ascii="Book Antiqua" w:hAnsi="Book Antiqua"/>
          <w:b/>
          <w:bCs/>
          <w:color w:val="000000" w:themeColor="text1"/>
          <w:sz w:val="20"/>
          <w:lang w:val="de-DE"/>
        </w:rPr>
      </w:pPr>
      <w:r w:rsidRPr="008341DF">
        <w:rPr>
          <w:rFonts w:ascii="Book Antiqua" w:hAnsi="Book Antiqua"/>
          <w:b/>
          <w:bCs/>
          <w:color w:val="000000" w:themeColor="text1"/>
          <w:sz w:val="20"/>
          <w:lang w:val="de-DE"/>
        </w:rPr>
        <w:t>Liu Yanni</w:t>
      </w:r>
      <w:r w:rsidR="008341DF">
        <w:rPr>
          <w:rFonts w:ascii="Book Antiqua" w:hAnsi="Book Antiqua"/>
          <w:b/>
          <w:bCs/>
          <w:color w:val="000000" w:themeColor="text1"/>
          <w:sz w:val="20"/>
          <w:lang w:val="de-DE"/>
        </w:rPr>
        <w:t xml:space="preserve"> </w:t>
      </w:r>
    </w:p>
    <w:p w14:paraId="6CE3B2E0" w14:textId="1B48D841" w:rsidR="009A48C6" w:rsidRPr="008341DF" w:rsidRDefault="008341DF" w:rsidP="008341DF">
      <w:pPr>
        <w:spacing w:after="0" w:line="240" w:lineRule="exact"/>
        <w:jc w:val="center"/>
        <w:rPr>
          <w:rFonts w:ascii="Book Antiqua" w:eastAsia="SimSun" w:hAnsi="Book Antiqua"/>
          <w:b/>
          <w:bCs/>
          <w:color w:val="000000" w:themeColor="text1"/>
          <w:sz w:val="20"/>
          <w:lang w:val="de-DE" w:eastAsia="zh-CN"/>
        </w:rPr>
      </w:pPr>
      <w:r>
        <w:rPr>
          <w:rFonts w:ascii="Book Antiqua" w:eastAsia="SimSun" w:hAnsi="Book Antiqua" w:hint="eastAsia"/>
          <w:b/>
          <w:bCs/>
          <w:color w:val="000000" w:themeColor="text1"/>
          <w:sz w:val="20"/>
          <w:lang w:val="de-DE" w:eastAsia="zh-CN"/>
        </w:rPr>
        <w:t>(</w:t>
      </w:r>
      <w:r w:rsidR="00083815" w:rsidRPr="008341DF">
        <w:rPr>
          <w:rFonts w:ascii="Book Antiqua" w:hAnsi="Book Antiqua"/>
          <w:b/>
          <w:bCs/>
          <w:color w:val="000000" w:themeColor="text1"/>
          <w:sz w:val="20"/>
          <w:lang w:val="de-DE"/>
        </w:rPr>
        <w:t>Guangzhou</w:t>
      </w:r>
      <w:r>
        <w:rPr>
          <w:rFonts w:ascii="Book Antiqua" w:eastAsia="SimSun" w:hAnsi="Book Antiqua" w:hint="eastAsia"/>
          <w:b/>
          <w:bCs/>
          <w:color w:val="000000" w:themeColor="text1"/>
          <w:sz w:val="20"/>
          <w:lang w:val="de-DE" w:eastAsia="zh-CN"/>
        </w:rPr>
        <w:t>)</w:t>
      </w:r>
    </w:p>
    <w:p w14:paraId="767E8BF9" w14:textId="77777777" w:rsidR="008341DF" w:rsidRPr="008341DF" w:rsidRDefault="008341DF" w:rsidP="008341DF">
      <w:pPr>
        <w:spacing w:after="0" w:line="240" w:lineRule="exact"/>
        <w:jc w:val="center"/>
        <w:rPr>
          <w:rFonts w:ascii="Book Antiqua" w:hAnsi="Book Antiqua"/>
          <w:color w:val="000000" w:themeColor="text1"/>
          <w:lang w:val="de-DE"/>
        </w:rPr>
      </w:pPr>
    </w:p>
    <w:p w14:paraId="4F9EBE31" w14:textId="47451837" w:rsidR="00070762" w:rsidRDefault="00070762" w:rsidP="00B54D19">
      <w:pPr>
        <w:spacing w:after="0" w:line="240" w:lineRule="exact"/>
        <w:ind w:leftChars="100" w:left="240"/>
        <w:jc w:val="both"/>
        <w:rPr>
          <w:rFonts w:ascii="Book Antiqua" w:eastAsia="SimSun" w:hAnsi="Book Antiqua"/>
          <w:iCs/>
          <w:color w:val="000000" w:themeColor="text1"/>
          <w:sz w:val="20"/>
          <w:lang w:val="de-DE"/>
        </w:rPr>
      </w:pPr>
      <w:r w:rsidRPr="00070762">
        <w:rPr>
          <w:rFonts w:ascii="Book Antiqua" w:eastAsia="SimSun" w:hAnsi="Book Antiqua"/>
          <w:b/>
          <w:bCs/>
          <w:iCs/>
          <w:color w:val="000000" w:themeColor="text1"/>
          <w:sz w:val="20"/>
          <w:lang w:val="de-DE"/>
        </w:rPr>
        <w:t xml:space="preserve">Kurzzusammenfassung: </w:t>
      </w:r>
      <w:proofErr w:type="spellStart"/>
      <w:r w:rsidR="00083815" w:rsidRPr="0029597C">
        <w:rPr>
          <w:rFonts w:ascii="Book Antiqua" w:eastAsia="SimSun" w:hAnsi="Book Antiqua"/>
          <w:i/>
          <w:color w:val="000000" w:themeColor="text1"/>
          <w:sz w:val="20"/>
          <w:lang w:val="de-DE"/>
        </w:rPr>
        <w:t>Roßhalde</w:t>
      </w:r>
      <w:proofErr w:type="spellEnd"/>
      <w:r w:rsidR="00083815" w:rsidRPr="006D1A59">
        <w:rPr>
          <w:rFonts w:ascii="Book Antiqua" w:eastAsia="SimSun" w:hAnsi="Book Antiqua"/>
          <w:iCs/>
          <w:color w:val="000000" w:themeColor="text1"/>
          <w:sz w:val="20"/>
          <w:lang w:val="de-DE"/>
        </w:rPr>
        <w:t xml:space="preserve"> ist </w:t>
      </w:r>
      <w:proofErr w:type="spellStart"/>
      <w:r w:rsidR="00083815" w:rsidRPr="006D1A59">
        <w:rPr>
          <w:rFonts w:ascii="Book Antiqua" w:eastAsia="SimSun" w:hAnsi="Book Antiqua"/>
          <w:iCs/>
          <w:color w:val="000000" w:themeColor="text1"/>
          <w:sz w:val="20"/>
          <w:lang w:val="de-DE"/>
        </w:rPr>
        <w:t>Hesses</w:t>
      </w:r>
      <w:proofErr w:type="spellEnd"/>
      <w:r w:rsidR="00083815" w:rsidRPr="006D1A59">
        <w:rPr>
          <w:rFonts w:ascii="Book Antiqua" w:eastAsia="SimSun" w:hAnsi="Book Antiqua"/>
          <w:iCs/>
          <w:color w:val="000000" w:themeColor="text1"/>
          <w:sz w:val="20"/>
          <w:lang w:val="de-DE"/>
        </w:rPr>
        <w:t xml:space="preserve"> einziger Roman, der die alltägliche, realistische </w:t>
      </w:r>
      <w:commentRangeStart w:id="0"/>
      <w:r w:rsidR="00083815" w:rsidRPr="006D1A59">
        <w:rPr>
          <w:rFonts w:ascii="Book Antiqua" w:eastAsia="SimSun" w:hAnsi="Book Antiqua"/>
          <w:iCs/>
          <w:color w:val="000000" w:themeColor="text1"/>
          <w:sz w:val="20"/>
          <w:lang w:val="de-DE"/>
        </w:rPr>
        <w:t xml:space="preserve">Psychologie </w:t>
      </w:r>
      <w:commentRangeEnd w:id="0"/>
      <w:r w:rsidR="002148F5">
        <w:rPr>
          <w:rStyle w:val="Kommentarzeichen"/>
        </w:rPr>
        <w:commentReference w:id="0"/>
      </w:r>
      <w:r w:rsidR="00083815" w:rsidRPr="006D1A59">
        <w:rPr>
          <w:rFonts w:ascii="Book Antiqua" w:eastAsia="SimSun" w:hAnsi="Book Antiqua"/>
          <w:iCs/>
          <w:color w:val="000000" w:themeColor="text1"/>
          <w:sz w:val="20"/>
          <w:lang w:val="de-DE"/>
        </w:rPr>
        <w:t>einer scheiternden Ehe und deren unmittelbare, zerstörerische Auswirkungen auf die Kinder in den Mittelpunkt stellt. In diesem Roman wird die Familie nicht als privater, von der Außenwelt abgeschirmter Raum verstanden, sondern als ein in sich geschlossenes System, das die großen, universellen Konflikte der menschlichen Existenz im Kleinen abbildet und verdichtet: ein Ehepaar, das unter einem stillschweigenden Pakt der Trennung lebt; ein Vater, der sich in seine</w:t>
      </w:r>
      <w:del w:id="1" w:author="ThL" w:date="2026-07-11T11:18:00Z">
        <w:r w:rsidR="00083815" w:rsidRPr="006D1A59" w:rsidDel="002148F5">
          <w:rPr>
            <w:rFonts w:ascii="Book Antiqua" w:eastAsia="SimSun" w:hAnsi="Book Antiqua"/>
            <w:iCs/>
            <w:color w:val="000000" w:themeColor="text1"/>
            <w:sz w:val="20"/>
            <w:lang w:val="de-DE"/>
          </w:rPr>
          <w:delText>r</w:delText>
        </w:r>
      </w:del>
      <w:r w:rsidR="00083815" w:rsidRPr="006D1A59">
        <w:rPr>
          <w:rFonts w:ascii="Book Antiqua" w:eastAsia="SimSun" w:hAnsi="Book Antiqua"/>
          <w:iCs/>
          <w:color w:val="000000" w:themeColor="text1"/>
          <w:sz w:val="20"/>
          <w:lang w:val="de-DE"/>
        </w:rPr>
        <w:t xml:space="preserve"> Kunst flüchtet; die Kinder, die zu</w:t>
      </w:r>
      <w:ins w:id="2" w:author="ThL" w:date="2026-07-11T11:18:00Z">
        <w:r w:rsidR="002148F5">
          <w:rPr>
            <w:rFonts w:ascii="Book Antiqua" w:eastAsia="SimSun" w:hAnsi="Book Antiqua"/>
            <w:iCs/>
            <w:color w:val="000000" w:themeColor="text1"/>
            <w:sz w:val="20"/>
            <w:lang w:val="de-DE"/>
          </w:rPr>
          <w:t xml:space="preserve"> eine</w:t>
        </w:r>
      </w:ins>
      <w:r w:rsidR="00083815" w:rsidRPr="006D1A59">
        <w:rPr>
          <w:rFonts w:ascii="Book Antiqua" w:eastAsia="SimSun" w:hAnsi="Book Antiqua"/>
          <w:iCs/>
          <w:color w:val="000000" w:themeColor="text1"/>
          <w:sz w:val="20"/>
          <w:lang w:val="de-DE"/>
        </w:rPr>
        <w:t xml:space="preserve">r emotionalen Kriegsbeute werden. </w:t>
      </w:r>
      <w:proofErr w:type="spellStart"/>
      <w:r w:rsidR="00083815" w:rsidRPr="006D1A59">
        <w:rPr>
          <w:rFonts w:ascii="Book Antiqua" w:eastAsia="SimSun" w:hAnsi="Book Antiqua"/>
          <w:iCs/>
          <w:color w:val="000000" w:themeColor="text1"/>
          <w:sz w:val="20"/>
          <w:lang w:val="de-DE"/>
        </w:rPr>
        <w:t>Hesses</w:t>
      </w:r>
      <w:proofErr w:type="spellEnd"/>
      <w:r w:rsidR="00083815" w:rsidRPr="006D1A59">
        <w:rPr>
          <w:rFonts w:ascii="Book Antiqua" w:eastAsia="SimSun" w:hAnsi="Book Antiqua"/>
          <w:iCs/>
          <w:color w:val="000000" w:themeColor="text1"/>
          <w:sz w:val="20"/>
          <w:lang w:val="de-DE"/>
        </w:rPr>
        <w:t xml:space="preserve"> Erzählung ist kein lokal begrenztes Familiendrama, sondern eine psychologische Land</w:t>
      </w:r>
      <w:ins w:id="3" w:author="ThL" w:date="2026-07-11T11:19:00Z">
        <w:r w:rsidR="002148F5">
          <w:rPr>
            <w:rFonts w:ascii="Book Antiqua" w:eastAsia="SimSun" w:hAnsi="Book Antiqua"/>
            <w:iCs/>
            <w:color w:val="000000" w:themeColor="text1"/>
            <w:sz w:val="20"/>
            <w:lang w:val="de-DE"/>
          </w:rPr>
          <w:t>es</w:t>
        </w:r>
      </w:ins>
      <w:r w:rsidR="00083815" w:rsidRPr="006D1A59">
        <w:rPr>
          <w:rFonts w:ascii="Book Antiqua" w:eastAsia="SimSun" w:hAnsi="Book Antiqua"/>
          <w:iCs/>
          <w:color w:val="000000" w:themeColor="text1"/>
          <w:sz w:val="20"/>
          <w:lang w:val="de-DE"/>
        </w:rPr>
        <w:t xml:space="preserve">kunde der Moderne: Sie zeigt, wie die Kategorie „Familie" </w:t>
      </w:r>
      <w:del w:id="4" w:author="ThL" w:date="2026-07-11T11:19:00Z">
        <w:r w:rsidR="00083815" w:rsidRPr="006D1A59" w:rsidDel="002148F5">
          <w:rPr>
            <w:rFonts w:ascii="Book Antiqua" w:eastAsia="SimSun" w:hAnsi="Book Antiqua"/>
            <w:iCs/>
            <w:color w:val="000000" w:themeColor="text1"/>
            <w:sz w:val="20"/>
            <w:lang w:val="de-DE"/>
          </w:rPr>
          <w:delText xml:space="preserve">im Zuge </w:delText>
        </w:r>
      </w:del>
      <w:ins w:id="5" w:author="ThL" w:date="2026-07-11T11:19:00Z">
        <w:r w:rsidR="002148F5">
          <w:rPr>
            <w:rFonts w:ascii="Book Antiqua" w:eastAsia="SimSun" w:hAnsi="Book Antiqua"/>
            <w:iCs/>
            <w:color w:val="000000" w:themeColor="text1"/>
            <w:sz w:val="20"/>
            <w:lang w:val="de-DE"/>
          </w:rPr>
          <w:t xml:space="preserve">angesichts </w:t>
        </w:r>
      </w:ins>
      <w:r w:rsidR="00083815" w:rsidRPr="006D1A59">
        <w:rPr>
          <w:rFonts w:ascii="Book Antiqua" w:eastAsia="SimSun" w:hAnsi="Book Antiqua"/>
          <w:iCs/>
          <w:color w:val="000000" w:themeColor="text1"/>
          <w:sz w:val="20"/>
          <w:lang w:val="de-DE"/>
        </w:rPr>
        <w:t>individueller Autonomiebestrebungen an ihre strukturellen Grenzen stößt.</w:t>
      </w:r>
    </w:p>
    <w:p w14:paraId="6706B321" w14:textId="77777777" w:rsidR="00070762" w:rsidRDefault="00070762" w:rsidP="00070762">
      <w:pPr>
        <w:spacing w:after="0" w:line="240" w:lineRule="exact"/>
        <w:jc w:val="both"/>
        <w:rPr>
          <w:rFonts w:ascii="Book Antiqua" w:eastAsia="SimSun" w:hAnsi="Book Antiqua"/>
          <w:color w:val="000000" w:themeColor="text1"/>
          <w:sz w:val="20"/>
          <w:lang w:val="de-DE"/>
        </w:rPr>
      </w:pPr>
    </w:p>
    <w:p w14:paraId="43480737" w14:textId="0712EC9B" w:rsidR="00070762" w:rsidRDefault="00083815" w:rsidP="00070762">
      <w:pPr>
        <w:spacing w:after="0" w:line="240" w:lineRule="exact"/>
        <w:jc w:val="both"/>
        <w:rPr>
          <w:rFonts w:ascii="Book Antiqua" w:eastAsia="SimSun" w:hAnsi="Book Antiqua"/>
          <w:b/>
          <w:bCs/>
          <w:color w:val="000000" w:themeColor="text1"/>
          <w:sz w:val="20"/>
          <w:lang w:val="de-DE"/>
        </w:rPr>
      </w:pPr>
      <w:r w:rsidRPr="00070762">
        <w:rPr>
          <w:rFonts w:ascii="Book Antiqua" w:eastAsia="SimSun" w:hAnsi="Book Antiqua"/>
          <w:b/>
          <w:bCs/>
          <w:color w:val="000000" w:themeColor="text1"/>
          <w:sz w:val="20"/>
          <w:lang w:val="de-DE"/>
        </w:rPr>
        <w:t>1. Einleitung</w:t>
      </w:r>
    </w:p>
    <w:p w14:paraId="7C0BB432" w14:textId="77777777" w:rsidR="00070762" w:rsidRPr="004C5DD4" w:rsidRDefault="00070762" w:rsidP="00070762">
      <w:pPr>
        <w:spacing w:after="0" w:line="240" w:lineRule="exact"/>
        <w:jc w:val="both"/>
        <w:rPr>
          <w:rFonts w:ascii="Book Antiqua" w:eastAsia="SimSun" w:hAnsi="Book Antiqua"/>
          <w:b/>
          <w:bCs/>
          <w:iCs/>
          <w:color w:val="000000" w:themeColor="text1"/>
          <w:sz w:val="20"/>
          <w:lang w:val="de-DE"/>
        </w:rPr>
      </w:pPr>
    </w:p>
    <w:p w14:paraId="164ADA9C" w14:textId="03F3FA07" w:rsidR="009A48C6" w:rsidRPr="006D1A59" w:rsidRDefault="00083815">
      <w:pPr>
        <w:spacing w:after="0" w:line="240" w:lineRule="exact"/>
        <w:jc w:val="both"/>
        <w:rPr>
          <w:iCs/>
          <w:color w:val="000000" w:themeColor="text1"/>
          <w:lang w:val="de-DE"/>
        </w:rPr>
      </w:pPr>
      <w:commentRangeStart w:id="6"/>
      <w:r w:rsidRPr="006D1A59">
        <w:rPr>
          <w:rFonts w:ascii="Book Antiqua" w:eastAsia="SimSun" w:hAnsi="Book Antiqua"/>
          <w:iCs/>
          <w:color w:val="000000" w:themeColor="text1"/>
          <w:sz w:val="20"/>
          <w:lang w:val="de-DE"/>
        </w:rPr>
        <w:t>Der Begriff Mikrokosmos (griech. für „kleine Welt</w:t>
      </w:r>
      <w:r w:rsidR="004805F4">
        <w:rPr>
          <w:rFonts w:ascii="Book Antiqua" w:eastAsia="SimSun" w:hAnsi="Book Antiqua"/>
          <w:iCs/>
          <w:color w:val="000000" w:themeColor="text1"/>
          <w:sz w:val="20"/>
          <w:lang w:val="de-DE" w:eastAsia="zh-CN"/>
        </w:rPr>
        <w:t>“</w:t>
      </w:r>
      <w:r w:rsidRPr="006D1A59">
        <w:rPr>
          <w:rFonts w:ascii="Book Antiqua" w:eastAsia="SimSun" w:hAnsi="Book Antiqua"/>
          <w:iCs/>
          <w:color w:val="000000" w:themeColor="text1"/>
          <w:sz w:val="20"/>
          <w:lang w:val="de-DE"/>
        </w:rPr>
        <w:t xml:space="preserve">) beschreibt hier die Funktion der Familie </w:t>
      </w:r>
      <w:proofErr w:type="spellStart"/>
      <w:r w:rsidRPr="006D1A59">
        <w:rPr>
          <w:rFonts w:ascii="Book Antiqua" w:eastAsia="SimSun" w:hAnsi="Book Antiqua"/>
          <w:iCs/>
          <w:color w:val="000000" w:themeColor="text1"/>
          <w:sz w:val="20"/>
          <w:lang w:val="de-DE"/>
        </w:rPr>
        <w:t>Veraguth</w:t>
      </w:r>
      <w:proofErr w:type="spellEnd"/>
      <w:r w:rsidRPr="006D1A59">
        <w:rPr>
          <w:rFonts w:ascii="Book Antiqua" w:eastAsia="SimSun" w:hAnsi="Book Antiqua"/>
          <w:iCs/>
          <w:color w:val="000000" w:themeColor="text1"/>
          <w:sz w:val="20"/>
          <w:lang w:val="de-DE"/>
        </w:rPr>
        <w:t xml:space="preserve">. </w:t>
      </w:r>
      <w:commentRangeEnd w:id="6"/>
      <w:r w:rsidR="002148F5">
        <w:rPr>
          <w:rStyle w:val="Kommentarzeichen"/>
        </w:rPr>
        <w:commentReference w:id="6"/>
      </w:r>
      <w:r w:rsidRPr="006D1A59">
        <w:rPr>
          <w:rFonts w:ascii="Book Antiqua" w:eastAsia="SimSun" w:hAnsi="Book Antiqua"/>
          <w:iCs/>
          <w:color w:val="000000" w:themeColor="text1"/>
          <w:sz w:val="20"/>
          <w:lang w:val="de-DE"/>
        </w:rPr>
        <w:t xml:space="preserve">Die Familie wird nicht als privater, von der Außenwelt abgeschirmter Raum verstanden, sondern als ein in sich geschlossenes System, das die großen, universellen Konflikte der menschlichen Existenz im Kleinen abbildet und verdichtet. Die Probleme der Familie sind keine alltäglichen Streitigkeiten, sondern manifestieren die fundamentalen Gegensätze, die Hesse als zentral für das Leben des (modernen) Menschen ansah. Das Anwesen </w:t>
      </w:r>
      <w:proofErr w:type="spellStart"/>
      <w:r w:rsidRPr="006D1A59">
        <w:rPr>
          <w:rFonts w:ascii="Book Antiqua" w:eastAsia="SimSun" w:hAnsi="Book Antiqua"/>
          <w:iCs/>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mit seiner räumlichen Trennung in Herrenhaus (Adele) und Atelierhaus (Johann) wird so zur modellhaften Bühne, auf der diese </w:t>
      </w:r>
      <w:del w:id="7" w:author="ThL" w:date="2026-07-11T11:27:00Z">
        <w:r w:rsidRPr="006D1A59" w:rsidDel="00D361B4">
          <w:rPr>
            <w:rFonts w:ascii="Book Antiqua" w:eastAsia="SimSun" w:hAnsi="Book Antiqua"/>
            <w:iCs/>
            <w:color w:val="000000" w:themeColor="text1"/>
            <w:sz w:val="20"/>
            <w:lang w:val="de-DE"/>
          </w:rPr>
          <w:delText xml:space="preserve">existenziellen Dramen </w:delText>
        </w:r>
      </w:del>
      <w:ins w:id="8" w:author="ThL" w:date="2026-07-11T11:27:00Z">
        <w:r w:rsidR="00D361B4">
          <w:rPr>
            <w:rFonts w:ascii="Book Antiqua" w:eastAsia="SimSun" w:hAnsi="Book Antiqua"/>
            <w:iCs/>
            <w:color w:val="000000" w:themeColor="text1"/>
            <w:sz w:val="20"/>
            <w:lang w:val="de-DE"/>
          </w:rPr>
          <w:t xml:space="preserve">fundamentalen Konflikte </w:t>
        </w:r>
      </w:ins>
      <w:r w:rsidRPr="006D1A59">
        <w:rPr>
          <w:rFonts w:ascii="Book Antiqua" w:eastAsia="SimSun" w:hAnsi="Book Antiqua"/>
          <w:iCs/>
          <w:color w:val="000000" w:themeColor="text1"/>
          <w:sz w:val="20"/>
          <w:lang w:val="de-DE"/>
        </w:rPr>
        <w:t>ausgetragen werden.</w:t>
      </w:r>
    </w:p>
    <w:p w14:paraId="50B15548" w14:textId="698777ED" w:rsidR="009A48C6" w:rsidRDefault="00083815">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In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Romanen wird die Familie durchgängig als eine fremdbestimmte, konventionelle und oft zerstörerische Institution dekonstruiert. Ihr Scheitern ist die notwendige Bedingung für den individuellen Befreiungs- und Reifeprozess des Helden. Glück und Erfüllung finden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Figuren nicht in der biologischen Familie, sondern in der selbstgewählten geistigen Gemeinschaft, in der Kunst oder in der vollendeten Autonomie des Einzelnen. Genau diese für das </w:t>
      </w:r>
      <w:ins w:id="9" w:author="ThL" w:date="2026-07-11T11:28:00Z">
        <w:r w:rsidR="00D361B4">
          <w:rPr>
            <w:rFonts w:ascii="Book Antiqua" w:eastAsia="SimSun" w:hAnsi="Book Antiqua"/>
            <w:iCs/>
            <w:color w:val="000000" w:themeColor="text1"/>
            <w:sz w:val="20"/>
            <w:lang w:val="de-DE"/>
          </w:rPr>
          <w:t xml:space="preserve">künstlerische </w:t>
        </w:r>
      </w:ins>
      <w:r w:rsidRPr="006D1A59">
        <w:rPr>
          <w:rFonts w:ascii="Book Antiqua" w:eastAsia="SimSun" w:hAnsi="Book Antiqua"/>
          <w:iCs/>
          <w:color w:val="000000" w:themeColor="text1"/>
          <w:sz w:val="20"/>
          <w:lang w:val="de-DE"/>
        </w:rPr>
        <w:t>Schaffen notwendige Haltung der inneren Emigration und des Rückzugs führ</w:t>
      </w:r>
      <w:ins w:id="10" w:author="ThL" w:date="2026-07-11T11:29:00Z">
        <w:r w:rsidR="00D361B4">
          <w:rPr>
            <w:rFonts w:ascii="Book Antiqua" w:eastAsia="SimSun" w:hAnsi="Book Antiqua"/>
            <w:iCs/>
            <w:color w:val="000000" w:themeColor="text1"/>
            <w:sz w:val="20"/>
            <w:lang w:val="de-DE"/>
          </w:rPr>
          <w:t>t</w:t>
        </w:r>
      </w:ins>
      <w:del w:id="11" w:author="ThL" w:date="2026-07-11T11:29:00Z">
        <w:r w:rsidRPr="006D1A59" w:rsidDel="00D361B4">
          <w:rPr>
            <w:rFonts w:ascii="Book Antiqua" w:eastAsia="SimSun" w:hAnsi="Book Antiqua"/>
            <w:iCs/>
            <w:color w:val="000000" w:themeColor="text1"/>
            <w:sz w:val="20"/>
            <w:lang w:val="de-DE"/>
          </w:rPr>
          <w:delText>e</w:delText>
        </w:r>
      </w:del>
      <w:r w:rsidRPr="006D1A59">
        <w:rPr>
          <w:rFonts w:ascii="Book Antiqua" w:eastAsia="SimSun" w:hAnsi="Book Antiqua"/>
          <w:iCs/>
          <w:color w:val="000000" w:themeColor="text1"/>
          <w:sz w:val="20"/>
          <w:lang w:val="de-DE"/>
        </w:rPr>
        <w:t xml:space="preserve"> jedoch zum Scheitern des Künstlers in seinen sozialen Rollen, da sie mit den Erwartungen an emotionale Verfügbarkeit und Präsenz im Familienleben unvereinbar ist. Diese Deutung ist ein zentraler Topos der Hesse-Forschung </w:t>
      </w:r>
      <w:r w:rsidRPr="006D1A59">
        <w:rPr>
          <w:rFonts w:ascii="Book Antiqua" w:eastAsia="SimSun" w:hAnsi="Book Antiqua"/>
          <w:iCs/>
          <w:color w:val="000000" w:themeColor="text1"/>
          <w:sz w:val="20"/>
          <w:lang w:val="de-DE"/>
        </w:rPr>
        <w:lastRenderedPageBreak/>
        <w:t xml:space="preserve">und wird besonders auf die Künstlerfiguren in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und </w:t>
      </w:r>
      <w:r w:rsidRPr="0029597C">
        <w:rPr>
          <w:rFonts w:ascii="Book Antiqua" w:eastAsia="SimSun" w:hAnsi="Book Antiqua"/>
          <w:i/>
          <w:color w:val="000000" w:themeColor="text1"/>
          <w:sz w:val="20"/>
          <w:lang w:val="de-DE"/>
        </w:rPr>
        <w:t xml:space="preserve">Gertrude </w:t>
      </w:r>
      <w:r w:rsidRPr="006D1A59">
        <w:rPr>
          <w:rFonts w:ascii="Book Antiqua" w:eastAsia="SimSun" w:hAnsi="Book Antiqua"/>
          <w:iCs/>
          <w:color w:val="000000" w:themeColor="text1"/>
          <w:sz w:val="20"/>
          <w:lang w:val="de-DE"/>
        </w:rPr>
        <w:t>angewendet.</w:t>
      </w:r>
    </w:p>
    <w:p w14:paraId="01BA1B29" w14:textId="77777777" w:rsidR="004C5DD4" w:rsidRPr="006D1A59" w:rsidRDefault="004C5DD4">
      <w:pPr>
        <w:spacing w:after="0" w:line="240" w:lineRule="exact"/>
        <w:ind w:firstLine="397"/>
        <w:jc w:val="both"/>
        <w:rPr>
          <w:iCs/>
          <w:color w:val="000000" w:themeColor="text1"/>
          <w:lang w:val="de-DE"/>
        </w:rPr>
      </w:pPr>
    </w:p>
    <w:p w14:paraId="3E21975A" w14:textId="7870D815" w:rsidR="009A48C6" w:rsidRPr="00AC6534" w:rsidRDefault="00083815" w:rsidP="00B54D19">
      <w:pPr>
        <w:spacing w:after="0" w:line="220" w:lineRule="exact"/>
        <w:ind w:left="567"/>
        <w:jc w:val="both"/>
        <w:rPr>
          <w:rFonts w:ascii="Book Antiqua" w:eastAsia="SimSun" w:hAnsi="Book Antiqua"/>
          <w:iCs/>
          <w:color w:val="000000" w:themeColor="text1"/>
          <w:sz w:val="18"/>
          <w:szCs w:val="18"/>
          <w:lang w:val="de-DE"/>
        </w:rPr>
      </w:pPr>
      <w:del w:id="12" w:author="ThL" w:date="2026-07-11T11:29:00Z">
        <w:r w:rsidRPr="00AC6534" w:rsidDel="00D361B4">
          <w:rPr>
            <w:rFonts w:ascii="Book Antiqua" w:eastAsia="SimSun" w:hAnsi="Book Antiqua"/>
            <w:iCs/>
            <w:color w:val="000000" w:themeColor="text1"/>
            <w:sz w:val="18"/>
            <w:szCs w:val="18"/>
            <w:lang w:val="de-DE"/>
          </w:rPr>
          <w:delText>„</w:delText>
        </w:r>
      </w:del>
      <w:r w:rsidRPr="00AC6534">
        <w:rPr>
          <w:rFonts w:ascii="Book Antiqua" w:eastAsia="SimSun" w:hAnsi="Book Antiqua"/>
          <w:iCs/>
          <w:color w:val="000000" w:themeColor="text1"/>
          <w:sz w:val="18"/>
          <w:szCs w:val="18"/>
          <w:lang w:val="de-DE"/>
        </w:rPr>
        <w:t xml:space="preserve">In seinen zwei Romanen, </w:t>
      </w:r>
      <w:r w:rsidRPr="00AC6534">
        <w:rPr>
          <w:rFonts w:ascii="Book Antiqua" w:eastAsia="SimSun" w:hAnsi="Book Antiqua"/>
          <w:i/>
          <w:color w:val="000000" w:themeColor="text1"/>
          <w:sz w:val="18"/>
          <w:szCs w:val="18"/>
          <w:lang w:val="de-DE"/>
        </w:rPr>
        <w:t>Gertrud</w:t>
      </w:r>
      <w:r w:rsidRPr="00AC6534">
        <w:rPr>
          <w:rFonts w:ascii="Book Antiqua" w:eastAsia="SimSun" w:hAnsi="Book Antiqua"/>
          <w:iCs/>
          <w:color w:val="000000" w:themeColor="text1"/>
          <w:sz w:val="18"/>
          <w:szCs w:val="18"/>
          <w:lang w:val="de-DE"/>
        </w:rPr>
        <w:t xml:space="preserve"> (1910) und </w:t>
      </w:r>
      <w:proofErr w:type="spellStart"/>
      <w:r w:rsidRPr="00AC6534">
        <w:rPr>
          <w:rFonts w:ascii="Book Antiqua" w:eastAsia="SimSun" w:hAnsi="Book Antiqua"/>
          <w:i/>
          <w:color w:val="000000" w:themeColor="text1"/>
          <w:sz w:val="18"/>
          <w:szCs w:val="18"/>
          <w:lang w:val="de-DE"/>
        </w:rPr>
        <w:t>Roßhalde</w:t>
      </w:r>
      <w:proofErr w:type="spellEnd"/>
      <w:r w:rsidRPr="00AC6534">
        <w:rPr>
          <w:rFonts w:ascii="Book Antiqua" w:eastAsia="SimSun" w:hAnsi="Book Antiqua"/>
          <w:i/>
          <w:color w:val="000000" w:themeColor="text1"/>
          <w:sz w:val="18"/>
          <w:szCs w:val="18"/>
          <w:lang w:val="de-DE"/>
        </w:rPr>
        <w:t xml:space="preserve"> </w:t>
      </w:r>
      <w:r w:rsidRPr="00AC6534">
        <w:rPr>
          <w:rFonts w:ascii="Book Antiqua" w:eastAsia="SimSun" w:hAnsi="Book Antiqua"/>
          <w:iCs/>
          <w:color w:val="000000" w:themeColor="text1"/>
          <w:sz w:val="18"/>
          <w:szCs w:val="18"/>
          <w:lang w:val="de-DE"/>
        </w:rPr>
        <w:t>(1914), zeigt Hermann Hesse die Unmöglichkeit für den Künstler …, das Glück in der Ehe zu finden, seine Lebensuntüchtigkeit. Wenn Hesse sich scheut, dem Eheproblem eine positive Lösung zuzuerkennen, so geschieht es, weil er selbst die Befriedigung in seiner Ehe mit einer um acht älteren Frau nicht gefunden hatte. Ebenso wie man von Heimweh spricht, ebenso kann gesagt werden, dass Hermann Hesse an einem „Frauenweh" litt, an einer „</w:t>
      </w:r>
      <w:proofErr w:type="spellStart"/>
      <w:r w:rsidRPr="00AC6534">
        <w:rPr>
          <w:rFonts w:ascii="Book Antiqua" w:eastAsia="SimSun" w:hAnsi="Book Antiqua"/>
          <w:iCs/>
          <w:color w:val="000000" w:themeColor="text1"/>
          <w:sz w:val="18"/>
          <w:szCs w:val="18"/>
          <w:lang w:val="de-DE"/>
        </w:rPr>
        <w:t>libido</w:t>
      </w:r>
      <w:proofErr w:type="spellEnd"/>
      <w:r w:rsidRPr="00AC6534">
        <w:rPr>
          <w:rFonts w:ascii="Book Antiqua" w:eastAsia="SimSun" w:hAnsi="Book Antiqua"/>
          <w:iCs/>
          <w:color w:val="000000" w:themeColor="text1"/>
          <w:sz w:val="18"/>
          <w:szCs w:val="18"/>
          <w:lang w:val="de-DE"/>
        </w:rPr>
        <w:t>", von der er sich nur befreien konnte, indem er sich in sich selbst versenkte, indem er die Dekadenz von innen heraus überwand.</w:t>
      </w:r>
      <w:del w:id="13" w:author="ThL" w:date="2026-07-11T11:29:00Z">
        <w:r w:rsidR="004805F4" w:rsidDel="00D361B4">
          <w:rPr>
            <w:rFonts w:ascii="Book Antiqua" w:eastAsia="SimSun" w:hAnsi="Book Antiqua"/>
            <w:iCs/>
            <w:color w:val="000000" w:themeColor="text1"/>
            <w:sz w:val="18"/>
            <w:szCs w:val="18"/>
            <w:lang w:val="de-DE"/>
          </w:rPr>
          <w:delText>“</w:delText>
        </w:r>
      </w:del>
      <w:r w:rsidRPr="00AC6534">
        <w:rPr>
          <w:rFonts w:ascii="Book Antiqua" w:hAnsi="Book Antiqua"/>
          <w:iCs/>
          <w:color w:val="000000" w:themeColor="text1"/>
          <w:sz w:val="18"/>
          <w:szCs w:val="18"/>
          <w:vertAlign w:val="superscript"/>
        </w:rPr>
        <w:footnoteReference w:id="1"/>
      </w:r>
    </w:p>
    <w:p w14:paraId="258A1CBC" w14:textId="77777777" w:rsidR="004C5DD4" w:rsidRPr="006D1A59" w:rsidRDefault="004C5DD4" w:rsidP="00B54D19">
      <w:pPr>
        <w:spacing w:after="0" w:line="220" w:lineRule="exact"/>
        <w:ind w:left="567"/>
        <w:jc w:val="both"/>
        <w:rPr>
          <w:iCs/>
          <w:color w:val="000000" w:themeColor="text1"/>
          <w:lang w:val="de-DE"/>
        </w:rPr>
      </w:pPr>
    </w:p>
    <w:p w14:paraId="29B83CA0" w14:textId="462EB178" w:rsidR="009A48C6" w:rsidRPr="006D1A59" w:rsidRDefault="00083815">
      <w:pPr>
        <w:spacing w:after="0" w:line="240" w:lineRule="exact"/>
        <w:jc w:val="both"/>
        <w:rPr>
          <w:iCs/>
          <w:color w:val="000000" w:themeColor="text1"/>
          <w:lang w:val="de-DE"/>
        </w:rPr>
      </w:pP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ist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einziger Roman, der die alltägliche</w:t>
      </w:r>
      <w:del w:id="21" w:author="ThL" w:date="2026-07-11T11:34:00Z">
        <w:r w:rsidRPr="006D1A59" w:rsidDel="00681655">
          <w:rPr>
            <w:rFonts w:ascii="Book Antiqua" w:eastAsia="SimSun" w:hAnsi="Book Antiqua"/>
            <w:iCs/>
            <w:color w:val="000000" w:themeColor="text1"/>
            <w:sz w:val="20"/>
            <w:lang w:val="de-DE"/>
          </w:rPr>
          <w:delText xml:space="preserve">, realistische Psychologie </w:delText>
        </w:r>
      </w:del>
      <w:ins w:id="22" w:author="ThL" w:date="2026-07-11T11:34:00Z">
        <w:r w:rsidR="00681655">
          <w:rPr>
            <w:rFonts w:ascii="Book Antiqua" w:eastAsia="SimSun" w:hAnsi="Book Antiqua"/>
            <w:iCs/>
            <w:color w:val="000000" w:themeColor="text1"/>
            <w:sz w:val="20"/>
            <w:lang w:val="de-DE"/>
          </w:rPr>
          <w:t xml:space="preserve"> seelisch-psychologische Dimension </w:t>
        </w:r>
      </w:ins>
      <w:r w:rsidRPr="006D1A59">
        <w:rPr>
          <w:rFonts w:ascii="Book Antiqua" w:eastAsia="SimSun" w:hAnsi="Book Antiqua"/>
          <w:iCs/>
          <w:color w:val="000000" w:themeColor="text1"/>
          <w:sz w:val="20"/>
          <w:lang w:val="de-DE"/>
        </w:rPr>
        <w:t>einer scheiternden Ehe und deren unmittelbare, zerstörerische Auswirkungen auf die Kinder in den Mittelpunkt stellt. Während in anderen Romanen die Ablösung von der Herkunftsfamilie (</w:t>
      </w:r>
      <w:r w:rsidRPr="0029597C">
        <w:rPr>
          <w:rFonts w:ascii="Book Antiqua" w:eastAsia="SimSun" w:hAnsi="Book Antiqua"/>
          <w:i/>
          <w:color w:val="000000" w:themeColor="text1"/>
          <w:sz w:val="20"/>
          <w:lang w:val="de-DE"/>
        </w:rPr>
        <w:t>Demian, Siddhartha</w:t>
      </w:r>
      <w:r w:rsidRPr="006D1A59">
        <w:rPr>
          <w:rFonts w:ascii="Book Antiqua" w:eastAsia="SimSun" w:hAnsi="Book Antiqua"/>
          <w:iCs/>
          <w:color w:val="000000" w:themeColor="text1"/>
          <w:sz w:val="20"/>
          <w:lang w:val="de-DE"/>
        </w:rPr>
        <w:t>) oder ihr Versagen als Institution (</w:t>
      </w:r>
      <w:r w:rsidRPr="0029597C">
        <w:rPr>
          <w:rFonts w:ascii="Book Antiqua" w:eastAsia="SimSun" w:hAnsi="Book Antiqua"/>
          <w:i/>
          <w:color w:val="000000" w:themeColor="text1"/>
          <w:sz w:val="20"/>
          <w:lang w:val="de-DE"/>
        </w:rPr>
        <w:t>Unterm Rad, Peter Camenzind</w:t>
      </w:r>
      <w:r w:rsidRPr="006D1A59">
        <w:rPr>
          <w:rFonts w:ascii="Book Antiqua" w:eastAsia="SimSun" w:hAnsi="Book Antiqua"/>
          <w:iCs/>
          <w:color w:val="000000" w:themeColor="text1"/>
          <w:sz w:val="20"/>
          <w:lang w:val="de-DE"/>
        </w:rPr>
        <w:t xml:space="preserve">) zentrale Motive sind, ist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der einzige, in dem die Kernfamilie </w:t>
      </w:r>
      <w:del w:id="23" w:author="ThL" w:date="2026-07-11T11:35:00Z">
        <w:r w:rsidRPr="006D1A59" w:rsidDel="00681655">
          <w:rPr>
            <w:rFonts w:ascii="Book Antiqua" w:eastAsia="SimSun" w:hAnsi="Book Antiqua"/>
            <w:iCs/>
            <w:color w:val="000000" w:themeColor="text1"/>
            <w:sz w:val="20"/>
            <w:lang w:val="de-DE"/>
          </w:rPr>
          <w:delText xml:space="preserve">selbst </w:delText>
        </w:r>
      </w:del>
      <w:r w:rsidRPr="006D1A59">
        <w:rPr>
          <w:rFonts w:ascii="Book Antiqua" w:eastAsia="SimSun" w:hAnsi="Book Antiqua"/>
          <w:iCs/>
          <w:color w:val="000000" w:themeColor="text1"/>
          <w:sz w:val="20"/>
          <w:lang w:val="de-DE"/>
        </w:rPr>
        <w:t>in ihrer Auflösung der primäre und durchgängige Schauplatz der Handlung ist.</w:t>
      </w:r>
    </w:p>
    <w:p w14:paraId="1BFA934E" w14:textId="28ED6156" w:rsidR="009A48C6" w:rsidRPr="006D1A59" w:rsidRDefault="00083815">
      <w:pPr>
        <w:spacing w:after="0" w:line="240" w:lineRule="exact"/>
        <w:ind w:firstLine="397"/>
        <w:jc w:val="both"/>
        <w:rPr>
          <w:iCs/>
          <w:color w:val="000000" w:themeColor="text1"/>
          <w:lang w:val="de-DE"/>
        </w:rPr>
      </w:pPr>
      <w:r w:rsidRPr="006D1A59">
        <w:rPr>
          <w:rFonts w:ascii="Book Antiqua" w:eastAsia="SimSun" w:hAnsi="Book Antiqua"/>
          <w:iCs/>
          <w:color w:val="000000" w:themeColor="text1"/>
          <w:sz w:val="20"/>
          <w:lang w:val="de-DE"/>
        </w:rPr>
        <w:t xml:space="preserve">Als Hermann Hesse 1914 den Roman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veröffentlichte, stand Europa am Rande eines Krieges, der auch die bürgerliche Familienwelt erschüttern sollte. Doch bereits in der idyllisch anmutenden Villa </w:t>
      </w:r>
      <w:proofErr w:type="spellStart"/>
      <w:r w:rsidRPr="006D1A59">
        <w:rPr>
          <w:rFonts w:ascii="Book Antiqua" w:eastAsia="SimSun" w:hAnsi="Book Antiqua"/>
          <w:iCs/>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zeigt sich, dass das konventionelle Familienmodell nicht von äußeren Katastrophen allein bedroht wird, sondern </w:t>
      </w:r>
      <w:ins w:id="24" w:author="ThL" w:date="2026-07-11T11:42:00Z">
        <w:r w:rsidR="00F128AE">
          <w:rPr>
            <w:rFonts w:ascii="Book Antiqua" w:eastAsia="SimSun" w:hAnsi="Book Antiqua"/>
            <w:iCs/>
            <w:color w:val="000000" w:themeColor="text1"/>
            <w:sz w:val="20"/>
            <w:lang w:val="de-DE"/>
          </w:rPr>
          <w:t xml:space="preserve">vor allem </w:t>
        </w:r>
      </w:ins>
      <w:r w:rsidRPr="006D1A59">
        <w:rPr>
          <w:rFonts w:ascii="Book Antiqua" w:eastAsia="SimSun" w:hAnsi="Book Antiqua"/>
          <w:iCs/>
          <w:color w:val="000000" w:themeColor="text1"/>
          <w:sz w:val="20"/>
          <w:lang w:val="de-DE"/>
        </w:rPr>
        <w:t xml:space="preserve">von inneren Spannungen, die sich </w:t>
      </w:r>
      <w:ins w:id="25" w:author="ThL" w:date="2026-07-11T11:42:00Z">
        <w:r w:rsidR="00F128AE">
          <w:rPr>
            <w:rFonts w:ascii="Book Antiqua" w:eastAsia="SimSun" w:hAnsi="Book Antiqua"/>
            <w:iCs/>
            <w:color w:val="000000" w:themeColor="text1"/>
            <w:sz w:val="20"/>
            <w:lang w:val="de-DE"/>
          </w:rPr>
          <w:t xml:space="preserve">im Spektrum </w:t>
        </w:r>
      </w:ins>
      <w:r w:rsidRPr="006D1A59">
        <w:rPr>
          <w:rFonts w:ascii="Book Antiqua" w:eastAsia="SimSun" w:hAnsi="Book Antiqua"/>
          <w:iCs/>
          <w:color w:val="000000" w:themeColor="text1"/>
          <w:sz w:val="20"/>
          <w:lang w:val="de-DE"/>
        </w:rPr>
        <w:t>von Selbstverwirklichung und Verpflichtung auf</w:t>
      </w:r>
      <w:ins w:id="26" w:author="ThL" w:date="2026-07-11T11:42:00Z">
        <w:r w:rsidR="00F128AE">
          <w:rPr>
            <w:rFonts w:ascii="Book Antiqua" w:eastAsia="SimSun" w:hAnsi="Book Antiqua"/>
            <w:iCs/>
            <w:color w:val="000000" w:themeColor="text1"/>
            <w:sz w:val="20"/>
            <w:lang w:val="de-DE"/>
          </w:rPr>
          <w:t>tun</w:t>
        </w:r>
      </w:ins>
      <w:del w:id="27" w:author="ThL" w:date="2026-07-11T11:42:00Z">
        <w:r w:rsidRPr="006D1A59" w:rsidDel="00F128AE">
          <w:rPr>
            <w:rFonts w:ascii="Book Antiqua" w:eastAsia="SimSun" w:hAnsi="Book Antiqua"/>
            <w:iCs/>
            <w:color w:val="000000" w:themeColor="text1"/>
            <w:sz w:val="20"/>
            <w:lang w:val="de-DE"/>
          </w:rPr>
          <w:delText>brechen</w:delText>
        </w:r>
      </w:del>
      <w:r w:rsidRPr="006D1A59">
        <w:rPr>
          <w:rFonts w:ascii="Book Antiqua" w:eastAsia="SimSun" w:hAnsi="Book Antiqua"/>
          <w:iCs/>
          <w:color w:val="000000" w:themeColor="text1"/>
          <w:sz w:val="20"/>
          <w:lang w:val="de-DE"/>
        </w:rPr>
        <w:t xml:space="preserve">. Die Geschichte des Malers Johann Veraguth, seiner Ehefrau Adele und ihre gemeinsame Söhne Albert und Pierre liest sich wie eine anatomische Studie über das Scheitern bürgerlicher Intimität: ein Ehepaar, das unter einem stillschweigenden Pakt der Trennung lebt; ein Vater, der sich in seiner Kunst flüchtet; die Kinder, die zur </w:t>
      </w:r>
      <w:del w:id="28" w:author="ThL" w:date="2026-07-11T11:43:00Z">
        <w:r w:rsidRPr="006D1A59" w:rsidDel="00F128AE">
          <w:rPr>
            <w:rFonts w:ascii="Book Antiqua" w:eastAsia="SimSun" w:hAnsi="Book Antiqua"/>
            <w:iCs/>
            <w:color w:val="000000" w:themeColor="text1"/>
            <w:sz w:val="20"/>
            <w:lang w:val="de-DE"/>
          </w:rPr>
          <w:delText xml:space="preserve">emotionalen </w:delText>
        </w:r>
      </w:del>
      <w:r w:rsidRPr="006D1A59">
        <w:rPr>
          <w:rFonts w:ascii="Book Antiqua" w:eastAsia="SimSun" w:hAnsi="Book Antiqua"/>
          <w:iCs/>
          <w:color w:val="000000" w:themeColor="text1"/>
          <w:sz w:val="20"/>
          <w:lang w:val="de-DE"/>
        </w:rPr>
        <w:t xml:space="preserve">Kriegsbeute </w:t>
      </w:r>
      <w:ins w:id="29" w:author="ThL" w:date="2026-07-11T11:43:00Z">
        <w:r w:rsidR="00F128AE">
          <w:rPr>
            <w:rFonts w:ascii="Book Antiqua" w:eastAsia="SimSun" w:hAnsi="Book Antiqua"/>
            <w:iCs/>
            <w:color w:val="000000" w:themeColor="text1"/>
            <w:sz w:val="20"/>
            <w:lang w:val="de-DE"/>
          </w:rPr>
          <w:t>in einem emotionalen Konf</w:t>
        </w:r>
      </w:ins>
      <w:ins w:id="30" w:author="ThL" w:date="2026-07-11T11:44:00Z">
        <w:r w:rsidR="00F128AE">
          <w:rPr>
            <w:rFonts w:ascii="Book Antiqua" w:eastAsia="SimSun" w:hAnsi="Book Antiqua"/>
            <w:iCs/>
            <w:color w:val="000000" w:themeColor="text1"/>
            <w:sz w:val="20"/>
            <w:lang w:val="de-DE"/>
          </w:rPr>
          <w:t>l</w:t>
        </w:r>
      </w:ins>
      <w:ins w:id="31" w:author="ThL" w:date="2026-07-11T11:43:00Z">
        <w:r w:rsidR="00F128AE">
          <w:rPr>
            <w:rFonts w:ascii="Book Antiqua" w:eastAsia="SimSun" w:hAnsi="Book Antiqua"/>
            <w:iCs/>
            <w:color w:val="000000" w:themeColor="text1"/>
            <w:sz w:val="20"/>
            <w:lang w:val="de-DE"/>
          </w:rPr>
          <w:t>i</w:t>
        </w:r>
      </w:ins>
      <w:ins w:id="32" w:author="ThL" w:date="2026-07-11T11:44:00Z">
        <w:r w:rsidR="00F128AE">
          <w:rPr>
            <w:rFonts w:ascii="Book Antiqua" w:eastAsia="SimSun" w:hAnsi="Book Antiqua"/>
            <w:iCs/>
            <w:color w:val="000000" w:themeColor="text1"/>
            <w:sz w:val="20"/>
            <w:lang w:val="de-DE"/>
          </w:rPr>
          <w:t xml:space="preserve">kt </w:t>
        </w:r>
      </w:ins>
      <w:r w:rsidRPr="006D1A59">
        <w:rPr>
          <w:rFonts w:ascii="Book Antiqua" w:eastAsia="SimSun" w:hAnsi="Book Antiqua"/>
          <w:iCs/>
          <w:color w:val="000000" w:themeColor="text1"/>
          <w:sz w:val="20"/>
          <w:lang w:val="de-DE"/>
        </w:rPr>
        <w:t xml:space="preserve">werden.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Erzählung ist dabei kein lokal begrenztes Familiendrama, sondern eine psychologische Land</w:t>
      </w:r>
      <w:ins w:id="33" w:author="ThL" w:date="2026-07-11T11:44:00Z">
        <w:r w:rsidR="00F128AE">
          <w:rPr>
            <w:rFonts w:ascii="Book Antiqua" w:eastAsia="SimSun" w:hAnsi="Book Antiqua"/>
            <w:iCs/>
            <w:color w:val="000000" w:themeColor="text1"/>
            <w:sz w:val="20"/>
            <w:lang w:val="de-DE"/>
          </w:rPr>
          <w:t>es</w:t>
        </w:r>
      </w:ins>
      <w:r w:rsidRPr="006D1A59">
        <w:rPr>
          <w:rFonts w:ascii="Book Antiqua" w:eastAsia="SimSun" w:hAnsi="Book Antiqua"/>
          <w:iCs/>
          <w:color w:val="000000" w:themeColor="text1"/>
          <w:sz w:val="20"/>
          <w:lang w:val="de-DE"/>
        </w:rPr>
        <w:t>kunde der Moderne: Sie zeigt, wie die Kategorie „Familie</w:t>
      </w:r>
      <w:r w:rsidR="004805F4">
        <w:rPr>
          <w:rFonts w:ascii="Book Antiqua" w:eastAsia="SimSun" w:hAnsi="Book Antiqua"/>
          <w:iCs/>
          <w:color w:val="000000" w:themeColor="text1"/>
          <w:sz w:val="20"/>
          <w:lang w:val="de-DE"/>
        </w:rPr>
        <w:t>“</w:t>
      </w:r>
      <w:r w:rsidRPr="006D1A59">
        <w:rPr>
          <w:rFonts w:ascii="Book Antiqua" w:eastAsia="SimSun" w:hAnsi="Book Antiqua"/>
          <w:iCs/>
          <w:color w:val="000000" w:themeColor="text1"/>
          <w:sz w:val="20"/>
          <w:lang w:val="de-DE"/>
        </w:rPr>
        <w:t xml:space="preserve"> </w:t>
      </w:r>
      <w:del w:id="34" w:author="ThL" w:date="2026-07-11T11:44:00Z">
        <w:r w:rsidRPr="006D1A59" w:rsidDel="00F128AE">
          <w:rPr>
            <w:rFonts w:ascii="Book Antiqua" w:eastAsia="SimSun" w:hAnsi="Book Antiqua"/>
            <w:iCs/>
            <w:color w:val="000000" w:themeColor="text1"/>
            <w:sz w:val="20"/>
            <w:lang w:val="de-DE"/>
          </w:rPr>
          <w:delText xml:space="preserve">im Zuge </w:delText>
        </w:r>
      </w:del>
      <w:ins w:id="35" w:author="ThL" w:date="2026-07-11T11:44:00Z">
        <w:r w:rsidR="00F128AE">
          <w:rPr>
            <w:rFonts w:ascii="Book Antiqua" w:eastAsia="SimSun" w:hAnsi="Book Antiqua"/>
            <w:iCs/>
            <w:color w:val="000000" w:themeColor="text1"/>
            <w:sz w:val="20"/>
            <w:lang w:val="de-DE"/>
          </w:rPr>
          <w:t xml:space="preserve">unter dem Druck </w:t>
        </w:r>
      </w:ins>
      <w:r w:rsidRPr="006D1A59">
        <w:rPr>
          <w:rFonts w:ascii="Book Antiqua" w:eastAsia="SimSun" w:hAnsi="Book Antiqua"/>
          <w:iCs/>
          <w:color w:val="000000" w:themeColor="text1"/>
          <w:sz w:val="20"/>
          <w:lang w:val="de-DE"/>
        </w:rPr>
        <w:t>individueller Autonomiebestrebungen an ihre strukturellen Grenzen stößt.</w:t>
      </w:r>
    </w:p>
    <w:p w14:paraId="76F1CE41" w14:textId="10077499" w:rsidR="009A48C6" w:rsidRDefault="00083815">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Die zentrale Fragestellung dieser Arbeit knüpft genau an diese Bruchstelle an: Wie inszeniert Hesse die familiären Dynamiken in </w:t>
      </w:r>
      <w:proofErr w:type="spellStart"/>
      <w:r w:rsidRPr="0029597C">
        <w:rPr>
          <w:rFonts w:ascii="Book Antiqua" w:eastAsia="SimSun" w:hAnsi="Book Antiqua"/>
          <w:i/>
          <w:color w:val="000000" w:themeColor="text1"/>
          <w:sz w:val="20"/>
          <w:lang w:val="de-DE"/>
        </w:rPr>
        <w:t>Roßhalde</w:t>
      </w:r>
      <w:proofErr w:type="spellEnd"/>
      <w:r w:rsidRPr="0029597C">
        <w:rPr>
          <w:rFonts w:ascii="Book Antiqua" w:eastAsia="SimSun" w:hAnsi="Book Antiqua"/>
          <w:i/>
          <w:color w:val="000000" w:themeColor="text1"/>
          <w:sz w:val="20"/>
          <w:lang w:val="de-DE"/>
        </w:rPr>
        <w:t xml:space="preserve"> </w:t>
      </w:r>
      <w:r w:rsidRPr="006D1A59">
        <w:rPr>
          <w:rFonts w:ascii="Book Antiqua" w:eastAsia="SimSun" w:hAnsi="Book Antiqua"/>
          <w:iCs/>
          <w:color w:val="000000" w:themeColor="text1"/>
          <w:sz w:val="20"/>
          <w:lang w:val="de-DE"/>
        </w:rPr>
        <w:t xml:space="preserve">und ihr – letztlich unausweichliches – Scheitern? Welche narrative Logik liegt </w:t>
      </w:r>
      <w:r w:rsidRPr="006D1A59">
        <w:rPr>
          <w:rFonts w:ascii="Book Antiqua" w:eastAsia="SimSun" w:hAnsi="Book Antiqua"/>
          <w:iCs/>
          <w:color w:val="000000" w:themeColor="text1"/>
          <w:sz w:val="20"/>
          <w:lang w:val="de-DE"/>
        </w:rPr>
        <w:lastRenderedPageBreak/>
        <w:t xml:space="preserve">dem Konflikt zwischen künstlerischer Selbstverwirklichung und familialer Pflicht zugrunde, und wie wird dieser Konflikt zum Kristallisationspunkt moderner Subjektivität? Dabei interessiert weniger das moralische Urteil über </w:t>
      </w:r>
      <w:del w:id="36" w:author="ThL" w:date="2026-07-11T11:45:00Z">
        <w:r w:rsidRPr="006D1A59" w:rsidDel="00D81D5F">
          <w:rPr>
            <w:rFonts w:ascii="Book Antiqua" w:eastAsia="SimSun" w:hAnsi="Book Antiqua"/>
            <w:iCs/>
            <w:color w:val="000000" w:themeColor="text1"/>
            <w:sz w:val="20"/>
            <w:lang w:val="de-DE"/>
          </w:rPr>
          <w:delText xml:space="preserve">Veraguths </w:delText>
        </w:r>
      </w:del>
      <w:ins w:id="37" w:author="ThL" w:date="2026-07-11T11:45:00Z">
        <w:r w:rsidR="00D81D5F">
          <w:rPr>
            <w:rFonts w:ascii="Book Antiqua" w:eastAsia="SimSun" w:hAnsi="Book Antiqua"/>
            <w:iCs/>
            <w:color w:val="000000" w:themeColor="text1"/>
            <w:sz w:val="20"/>
            <w:lang w:val="de-DE"/>
          </w:rPr>
          <w:t>Johanns</w:t>
        </w:r>
        <w:r w:rsidR="00D81D5F" w:rsidRPr="006D1A59">
          <w:rPr>
            <w:rFonts w:ascii="Book Antiqua" w:eastAsia="SimSun" w:hAnsi="Book Antiqua"/>
            <w:iCs/>
            <w:color w:val="000000" w:themeColor="text1"/>
            <w:sz w:val="20"/>
            <w:lang w:val="de-DE"/>
          </w:rPr>
          <w:t xml:space="preserve"> </w:t>
        </w:r>
      </w:ins>
      <w:r w:rsidRPr="006D1A59">
        <w:rPr>
          <w:rFonts w:ascii="Book Antiqua" w:eastAsia="SimSun" w:hAnsi="Book Antiqua"/>
          <w:iCs/>
          <w:color w:val="000000" w:themeColor="text1"/>
          <w:sz w:val="20"/>
          <w:lang w:val="de-DE"/>
        </w:rPr>
        <w:t>„Versagen</w:t>
      </w:r>
      <w:r w:rsidR="004805F4">
        <w:rPr>
          <w:rFonts w:ascii="Book Antiqua" w:eastAsia="SimSun" w:hAnsi="Book Antiqua"/>
          <w:iCs/>
          <w:color w:val="000000" w:themeColor="text1"/>
          <w:sz w:val="20"/>
          <w:lang w:val="de-DE"/>
        </w:rPr>
        <w:t>“</w:t>
      </w:r>
      <w:r w:rsidRPr="006D1A59">
        <w:rPr>
          <w:rFonts w:ascii="Book Antiqua" w:eastAsia="SimSun" w:hAnsi="Book Antiqua"/>
          <w:iCs/>
          <w:color w:val="000000" w:themeColor="text1"/>
          <w:sz w:val="20"/>
          <w:lang w:val="de-DE"/>
        </w:rPr>
        <w:t xml:space="preserve"> als Vater und Ehemann, sondern vielmehr die literarische Verfahrensweise, mit der Hesse die Spannung zwischen autonomem Künstler-Ich und bürgerlichem Pflichtbewusstsein sichtbar macht. Denn die permanenten Verhandlungen um Nähe und Distanz, um Liebe und Freiheit entlarven die Familie nicht nur als soziales Arrangement, sondern als psychologisches Kraftfeld, in dem sich moderne Identitäten aushandeln </w:t>
      </w:r>
      <w:ins w:id="38" w:author="ThL" w:date="2026-07-11T11:45:00Z">
        <w:r w:rsidR="00D81D5F">
          <w:rPr>
            <w:rFonts w:ascii="Book Antiqua" w:eastAsia="SimSun" w:hAnsi="Book Antiqua"/>
            <w:iCs/>
            <w:color w:val="000000" w:themeColor="text1"/>
            <w:sz w:val="20"/>
            <w:lang w:val="de-DE"/>
          </w:rPr>
          <w:t xml:space="preserve">lassen </w:t>
        </w:r>
      </w:ins>
      <w:r w:rsidRPr="006D1A59">
        <w:rPr>
          <w:rFonts w:ascii="Book Antiqua" w:eastAsia="SimSun" w:hAnsi="Book Antiqua"/>
          <w:iCs/>
          <w:color w:val="000000" w:themeColor="text1"/>
          <w:sz w:val="20"/>
          <w:lang w:val="de-DE"/>
        </w:rPr>
        <w:t>– oder zersplittern.</w:t>
      </w:r>
    </w:p>
    <w:p w14:paraId="7ADD316D" w14:textId="77777777" w:rsidR="004C5DD4" w:rsidRPr="006D1A59" w:rsidRDefault="004C5DD4">
      <w:pPr>
        <w:spacing w:after="0" w:line="240" w:lineRule="exact"/>
        <w:ind w:firstLine="397"/>
        <w:jc w:val="both"/>
        <w:rPr>
          <w:iCs/>
          <w:color w:val="000000" w:themeColor="text1"/>
          <w:lang w:val="de-DE"/>
        </w:rPr>
      </w:pPr>
    </w:p>
    <w:p w14:paraId="35829949" w14:textId="0658A887" w:rsidR="009A48C6" w:rsidRDefault="00083815">
      <w:pPr>
        <w:spacing w:after="0" w:line="220" w:lineRule="exact"/>
        <w:ind w:left="567"/>
        <w:jc w:val="both"/>
        <w:rPr>
          <w:rFonts w:ascii="Book Antiqua" w:eastAsia="SimSun" w:hAnsi="Book Antiqua"/>
          <w:iCs/>
          <w:color w:val="000000" w:themeColor="text1"/>
          <w:sz w:val="18"/>
          <w:lang w:val="de-DE"/>
        </w:rPr>
      </w:pPr>
      <w:del w:id="39" w:author="ThL" w:date="2026-07-11T11:46:00Z">
        <w:r w:rsidRPr="006D1A59" w:rsidDel="00D81D5F">
          <w:rPr>
            <w:rFonts w:ascii="Book Antiqua" w:eastAsia="SimSun" w:hAnsi="Book Antiqua"/>
            <w:iCs/>
            <w:color w:val="000000" w:themeColor="text1"/>
            <w:sz w:val="18"/>
            <w:lang w:val="de-DE"/>
          </w:rPr>
          <w:delText>„</w:delText>
        </w:r>
      </w:del>
      <w:ins w:id="40" w:author="ThL" w:date="2026-07-11T11:47:00Z">
        <w:r w:rsidR="00D81D5F">
          <w:rPr>
            <w:rFonts w:ascii="Book Antiqua" w:eastAsia="SimSun" w:hAnsi="Book Antiqua"/>
            <w:iCs/>
            <w:color w:val="000000" w:themeColor="text1"/>
            <w:sz w:val="18"/>
            <w:lang w:val="de-DE"/>
          </w:rPr>
          <w:t>[</w:t>
        </w:r>
      </w:ins>
      <w:r w:rsidRPr="006D1A59">
        <w:rPr>
          <w:rFonts w:ascii="Book Antiqua" w:eastAsia="SimSun" w:hAnsi="Book Antiqua"/>
          <w:iCs/>
          <w:color w:val="000000" w:themeColor="text1"/>
          <w:sz w:val="18"/>
          <w:lang w:val="de-DE"/>
        </w:rPr>
        <w:t>…</w:t>
      </w:r>
      <w:ins w:id="41" w:author="ThL" w:date="2026-07-11T11:47:00Z">
        <w:r w:rsidR="00D81D5F">
          <w:rPr>
            <w:rFonts w:ascii="Book Antiqua" w:eastAsia="SimSun" w:hAnsi="Book Antiqua"/>
            <w:iCs/>
            <w:color w:val="000000" w:themeColor="text1"/>
            <w:sz w:val="18"/>
            <w:lang w:val="de-DE"/>
          </w:rPr>
          <w:t xml:space="preserve">] </w:t>
        </w:r>
      </w:ins>
      <w:r w:rsidRPr="006D1A59">
        <w:rPr>
          <w:rFonts w:ascii="Book Antiqua" w:eastAsia="SimSun" w:hAnsi="Book Antiqua"/>
          <w:iCs/>
          <w:color w:val="000000" w:themeColor="text1"/>
          <w:sz w:val="18"/>
          <w:lang w:val="de-DE"/>
        </w:rPr>
        <w:t xml:space="preserve">denn der </w:t>
      </w:r>
      <w:del w:id="42" w:author="ThL" w:date="2026-07-11T11:47:00Z">
        <w:r w:rsidRPr="006D1A59" w:rsidDel="00D81D5F">
          <w:rPr>
            <w:rFonts w:ascii="Book Antiqua" w:eastAsia="SimSun" w:hAnsi="Book Antiqua"/>
            <w:iCs/>
            <w:color w:val="000000" w:themeColor="text1"/>
            <w:sz w:val="18"/>
            <w:lang w:val="de-DE"/>
          </w:rPr>
          <w:delText>„</w:delText>
        </w:r>
      </w:del>
      <w:ins w:id="43" w:author="ThL" w:date="2026-07-11T11:47:00Z">
        <w:r w:rsidR="00D81D5F">
          <w:rPr>
            <w:rFonts w:ascii="Book Antiqua" w:eastAsia="SimSun" w:hAnsi="Book Antiqua"/>
            <w:iCs/>
            <w:color w:val="000000" w:themeColor="text1"/>
            <w:sz w:val="18"/>
            <w:lang w:val="de-DE"/>
          </w:rPr>
          <w:t>,</w:t>
        </w:r>
      </w:ins>
      <w:r w:rsidRPr="006D1A59">
        <w:rPr>
          <w:rFonts w:ascii="Book Antiqua" w:eastAsia="SimSun" w:hAnsi="Book Antiqua"/>
          <w:iCs/>
          <w:color w:val="000000" w:themeColor="text1"/>
          <w:sz w:val="18"/>
          <w:lang w:val="de-DE"/>
        </w:rPr>
        <w:t>Bürger</w:t>
      </w:r>
      <w:ins w:id="44" w:author="ThL" w:date="2026-07-11T11:47:00Z">
        <w:r w:rsidR="00D81D5F">
          <w:rPr>
            <w:rFonts w:ascii="Book Antiqua" w:eastAsia="SimSun" w:hAnsi="Book Antiqua"/>
            <w:iCs/>
            <w:color w:val="000000" w:themeColor="text1"/>
            <w:sz w:val="18"/>
            <w:lang w:val="de-DE"/>
          </w:rPr>
          <w:t>‘</w:t>
        </w:r>
      </w:ins>
      <w:del w:id="45" w:author="ThL" w:date="2026-07-11T11:47:00Z">
        <w:r w:rsidR="004805F4" w:rsidDel="00D81D5F">
          <w:rPr>
            <w:rFonts w:ascii="Book Antiqua" w:eastAsia="SimSun" w:hAnsi="Book Antiqua"/>
            <w:iCs/>
            <w:color w:val="000000" w:themeColor="text1"/>
            <w:sz w:val="18"/>
            <w:lang w:val="de-DE"/>
          </w:rPr>
          <w:delText>“</w:delText>
        </w:r>
      </w:del>
      <w:r w:rsidRPr="006D1A59">
        <w:rPr>
          <w:rFonts w:ascii="Book Antiqua" w:eastAsia="SimSun" w:hAnsi="Book Antiqua"/>
          <w:iCs/>
          <w:color w:val="000000" w:themeColor="text1"/>
          <w:sz w:val="18"/>
          <w:lang w:val="de-DE"/>
        </w:rPr>
        <w:t xml:space="preserve"> ordnet sich auf natürliche, </w:t>
      </w:r>
      <w:proofErr w:type="spellStart"/>
      <w:r w:rsidRPr="006D1A59">
        <w:rPr>
          <w:rFonts w:ascii="Book Antiqua" w:eastAsia="SimSun" w:hAnsi="Book Antiqua"/>
          <w:iCs/>
          <w:color w:val="000000" w:themeColor="text1"/>
          <w:sz w:val="18"/>
          <w:lang w:val="de-DE"/>
        </w:rPr>
        <w:t>unbewußte</w:t>
      </w:r>
      <w:proofErr w:type="spellEnd"/>
      <w:r w:rsidRPr="006D1A59">
        <w:rPr>
          <w:rFonts w:ascii="Book Antiqua" w:eastAsia="SimSun" w:hAnsi="Book Antiqua"/>
          <w:iCs/>
          <w:color w:val="000000" w:themeColor="text1"/>
          <w:sz w:val="18"/>
          <w:lang w:val="de-DE"/>
        </w:rPr>
        <w:t xml:space="preserve"> Weise in das Leben ein. Von Geburt an ist er ein Mensch, den man als normal bezeichnet, d. h. ein Wesen ohne irgendwelche Problematik; dagegen drängen sich dem Künstler alle Probleme auf</w:t>
      </w:r>
      <w:ins w:id="46" w:author="ThL" w:date="2026-07-11T11:47:00Z">
        <w:r w:rsidR="00D81D5F">
          <w:rPr>
            <w:rFonts w:ascii="Book Antiqua" w:eastAsia="SimSun" w:hAnsi="Book Antiqua"/>
            <w:iCs/>
            <w:color w:val="000000" w:themeColor="text1"/>
            <w:sz w:val="18"/>
            <w:lang w:val="de-DE"/>
          </w:rPr>
          <w:t xml:space="preserve"> [</w:t>
        </w:r>
      </w:ins>
      <w:r w:rsidRPr="006D1A59">
        <w:rPr>
          <w:rFonts w:ascii="Book Antiqua" w:eastAsia="SimSun" w:hAnsi="Book Antiqua"/>
          <w:iCs/>
          <w:color w:val="000000" w:themeColor="text1"/>
          <w:sz w:val="18"/>
          <w:lang w:val="de-DE"/>
        </w:rPr>
        <w:t>…</w:t>
      </w:r>
      <w:ins w:id="47" w:author="ThL" w:date="2026-07-11T11:47:00Z">
        <w:r w:rsidR="00D81D5F">
          <w:rPr>
            <w:rFonts w:ascii="Book Antiqua" w:eastAsia="SimSun" w:hAnsi="Book Antiqua"/>
            <w:iCs/>
            <w:color w:val="000000" w:themeColor="text1"/>
            <w:sz w:val="18"/>
            <w:lang w:val="de-DE"/>
          </w:rPr>
          <w:t>]</w:t>
        </w:r>
      </w:ins>
      <w:del w:id="48" w:author="ThL" w:date="2026-07-11T11:47:00Z">
        <w:r w:rsidR="004805F4" w:rsidDel="00D81D5F">
          <w:rPr>
            <w:rFonts w:ascii="Book Antiqua" w:eastAsia="SimSun" w:hAnsi="Book Antiqua"/>
            <w:iCs/>
            <w:color w:val="000000" w:themeColor="text1"/>
            <w:sz w:val="18"/>
            <w:lang w:val="de-DE"/>
          </w:rPr>
          <w:delText>“</w:delText>
        </w:r>
      </w:del>
      <w:r w:rsidRPr="006D1A59">
        <w:rPr>
          <w:rFonts w:ascii="Book Antiqua" w:hAnsi="Book Antiqua"/>
          <w:iCs/>
          <w:color w:val="000000" w:themeColor="text1"/>
          <w:sz w:val="18"/>
          <w:vertAlign w:val="superscript"/>
        </w:rPr>
        <w:footnoteReference w:id="2"/>
      </w:r>
    </w:p>
    <w:p w14:paraId="20EE3F61" w14:textId="77777777" w:rsidR="004C5DD4" w:rsidRPr="006D1A59" w:rsidRDefault="004C5DD4">
      <w:pPr>
        <w:spacing w:after="0" w:line="220" w:lineRule="exact"/>
        <w:ind w:left="567"/>
        <w:jc w:val="both"/>
        <w:rPr>
          <w:iCs/>
          <w:color w:val="000000" w:themeColor="text1"/>
          <w:lang w:val="de-DE"/>
        </w:rPr>
      </w:pPr>
    </w:p>
    <w:p w14:paraId="6E3F6128" w14:textId="186B3E9C" w:rsidR="009A48C6" w:rsidRPr="006D1A59" w:rsidRDefault="00083815">
      <w:pPr>
        <w:spacing w:after="0" w:line="240" w:lineRule="exact"/>
        <w:jc w:val="both"/>
        <w:rPr>
          <w:iCs/>
          <w:color w:val="000000" w:themeColor="text1"/>
          <w:lang w:val="de-DE"/>
        </w:rPr>
      </w:pPr>
      <w:r w:rsidRPr="006D1A59">
        <w:rPr>
          <w:rFonts w:ascii="Book Antiqua" w:eastAsia="SimSun" w:hAnsi="Book Antiqua"/>
          <w:iCs/>
          <w:color w:val="000000" w:themeColor="text1"/>
          <w:sz w:val="20"/>
          <w:lang w:val="de-DE"/>
        </w:rPr>
        <w:t xml:space="preserve">Die Figur </w:t>
      </w:r>
      <w:proofErr w:type="spellStart"/>
      <w:r w:rsidRPr="006D1A59">
        <w:rPr>
          <w:rFonts w:ascii="Book Antiqua" w:eastAsia="SimSun" w:hAnsi="Book Antiqua"/>
          <w:iCs/>
          <w:color w:val="000000" w:themeColor="text1"/>
          <w:sz w:val="20"/>
          <w:lang w:val="de-DE"/>
        </w:rPr>
        <w:t>Veraguths</w:t>
      </w:r>
      <w:proofErr w:type="spellEnd"/>
      <w:r w:rsidRPr="006D1A59">
        <w:rPr>
          <w:rFonts w:ascii="Book Antiqua" w:eastAsia="SimSun" w:hAnsi="Book Antiqua"/>
          <w:iCs/>
          <w:color w:val="000000" w:themeColor="text1"/>
          <w:sz w:val="20"/>
          <w:lang w:val="de-DE"/>
        </w:rPr>
        <w:t xml:space="preserve"> erscheint so nicht nur als fiktive Projektion, sondern lässt sich zugleich als literarische Selbstverhandlung eines Autors lesen, der — folgt man der biografischen Forschung — die „Entscheidung für die Kunst</w:t>
      </w:r>
      <w:r w:rsidR="004C1AFE">
        <w:rPr>
          <w:rFonts w:ascii="Book Antiqua" w:eastAsia="SimSun" w:hAnsi="Book Antiqua"/>
          <w:iCs/>
          <w:color w:val="000000" w:themeColor="text1"/>
          <w:sz w:val="20"/>
          <w:lang w:val="de-DE"/>
        </w:rPr>
        <w:t xml:space="preserve">“ </w:t>
      </w:r>
      <w:r w:rsidRPr="006D1A59">
        <w:rPr>
          <w:rFonts w:ascii="Book Antiqua" w:eastAsia="SimSun" w:hAnsi="Book Antiqua"/>
          <w:iCs/>
          <w:color w:val="000000" w:themeColor="text1"/>
          <w:sz w:val="20"/>
          <w:lang w:val="de-DE"/>
        </w:rPr>
        <w:t>mit dem Preis sozialer Isolation erkaufte.</w:t>
      </w:r>
      <w:r w:rsidRPr="006D1A59">
        <w:rPr>
          <w:rFonts w:ascii="Book Antiqua" w:hAnsi="Book Antiqua"/>
          <w:iCs/>
          <w:color w:val="000000" w:themeColor="text1"/>
          <w:sz w:val="20"/>
          <w:vertAlign w:val="superscript"/>
        </w:rPr>
        <w:footnoteReference w:id="3"/>
      </w:r>
    </w:p>
    <w:p w14:paraId="2CD30AC7" w14:textId="77777777" w:rsidR="004C5DD4" w:rsidRDefault="00083815" w:rsidP="004C5DD4">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Vor diesem Hintergrund wird </w:t>
      </w:r>
      <w:proofErr w:type="spellStart"/>
      <w:r w:rsidRPr="0029597C">
        <w:rPr>
          <w:rFonts w:ascii="Book Antiqua" w:eastAsia="SimSun" w:hAnsi="Book Antiqua"/>
          <w:i/>
          <w:color w:val="000000" w:themeColor="text1"/>
          <w:sz w:val="20"/>
          <w:lang w:val="de-DE"/>
        </w:rPr>
        <w:t>Roßhalde</w:t>
      </w:r>
      <w:proofErr w:type="spellEnd"/>
      <w:r w:rsidRPr="0029597C">
        <w:rPr>
          <w:rFonts w:ascii="Book Antiqua" w:eastAsia="SimSun" w:hAnsi="Book Antiqua"/>
          <w:i/>
          <w:color w:val="000000" w:themeColor="text1"/>
          <w:sz w:val="20"/>
          <w:lang w:val="de-DE"/>
        </w:rPr>
        <w:t xml:space="preserve"> </w:t>
      </w:r>
      <w:r w:rsidRPr="006D1A59">
        <w:rPr>
          <w:rFonts w:ascii="Book Antiqua" w:eastAsia="SimSun" w:hAnsi="Book Antiqua"/>
          <w:iCs/>
          <w:color w:val="000000" w:themeColor="text1"/>
          <w:sz w:val="20"/>
          <w:lang w:val="de-DE"/>
        </w:rPr>
        <w:t xml:space="preserve">zu einem Schlüsseltext, der die Familie nicht als Refugium, sondern als Brennglas moderner Identitätskonflikte zeigt. Die folgende Analyse </w:t>
      </w:r>
      <w:commentRangeStart w:id="50"/>
      <w:r w:rsidRPr="006D1A59">
        <w:rPr>
          <w:rFonts w:ascii="Book Antiqua" w:eastAsia="SimSun" w:hAnsi="Book Antiqua"/>
          <w:iCs/>
          <w:color w:val="000000" w:themeColor="text1"/>
          <w:sz w:val="20"/>
          <w:lang w:val="de-DE"/>
        </w:rPr>
        <w:t xml:space="preserve">wird </w:t>
      </w:r>
      <w:commentRangeEnd w:id="50"/>
      <w:r w:rsidR="00D81D5F">
        <w:rPr>
          <w:rStyle w:val="Kommentarzeichen"/>
        </w:rPr>
        <w:commentReference w:id="50"/>
      </w:r>
      <w:r w:rsidRPr="006D1A59">
        <w:rPr>
          <w:rFonts w:ascii="Book Antiqua" w:eastAsia="SimSun" w:hAnsi="Book Antiqua"/>
          <w:iCs/>
          <w:color w:val="000000" w:themeColor="text1"/>
          <w:sz w:val="20"/>
          <w:lang w:val="de-DE"/>
        </w:rPr>
        <w:t>aufzeigen, wie Hesse durch narrative Perspektiven, Raumsemantik und Symbolfiguren eine Poetik des Scheiterns entwickelt.</w:t>
      </w:r>
    </w:p>
    <w:p w14:paraId="40735FFF" w14:textId="77777777" w:rsidR="004C5DD4" w:rsidRDefault="004C5DD4" w:rsidP="004C5DD4">
      <w:pPr>
        <w:spacing w:after="0" w:line="240" w:lineRule="exact"/>
        <w:jc w:val="both"/>
        <w:rPr>
          <w:rFonts w:ascii="Book Antiqua" w:eastAsia="SimSun" w:hAnsi="Book Antiqua"/>
          <w:iCs/>
          <w:color w:val="000000" w:themeColor="text1"/>
          <w:sz w:val="20"/>
          <w:lang w:val="de-DE"/>
        </w:rPr>
      </w:pPr>
    </w:p>
    <w:p w14:paraId="773B45A2" w14:textId="2536992C" w:rsidR="009A48C6" w:rsidRDefault="00083815" w:rsidP="004C5DD4">
      <w:pPr>
        <w:spacing w:after="0" w:line="240" w:lineRule="exact"/>
        <w:jc w:val="both"/>
        <w:rPr>
          <w:rFonts w:ascii="Book Antiqua" w:eastAsia="SimSun" w:hAnsi="Book Antiqua"/>
          <w:b/>
          <w:bCs/>
          <w:iCs/>
          <w:color w:val="000000" w:themeColor="text1"/>
          <w:sz w:val="20"/>
          <w:lang w:val="de-DE"/>
        </w:rPr>
      </w:pPr>
      <w:r w:rsidRPr="004C5DD4">
        <w:rPr>
          <w:rFonts w:ascii="Book Antiqua" w:eastAsia="SimSun" w:hAnsi="Book Antiqua"/>
          <w:b/>
          <w:bCs/>
          <w:iCs/>
          <w:color w:val="000000" w:themeColor="text1"/>
          <w:sz w:val="20"/>
          <w:lang w:val="de-DE"/>
        </w:rPr>
        <w:t xml:space="preserve">2. Figurenanalyse in Hermann </w:t>
      </w:r>
      <w:proofErr w:type="spellStart"/>
      <w:r w:rsidRPr="004C5DD4">
        <w:rPr>
          <w:rFonts w:ascii="Book Antiqua" w:eastAsia="SimSun" w:hAnsi="Book Antiqua"/>
          <w:b/>
          <w:bCs/>
          <w:iCs/>
          <w:color w:val="000000" w:themeColor="text1"/>
          <w:sz w:val="20"/>
          <w:lang w:val="de-DE"/>
        </w:rPr>
        <w:t>Hesses</w:t>
      </w:r>
      <w:proofErr w:type="spellEnd"/>
      <w:r w:rsidRPr="004C5DD4">
        <w:rPr>
          <w:rFonts w:ascii="Book Antiqua" w:eastAsia="SimSun" w:hAnsi="Book Antiqua"/>
          <w:b/>
          <w:bCs/>
          <w:iCs/>
          <w:color w:val="000000" w:themeColor="text1"/>
          <w:sz w:val="20"/>
          <w:lang w:val="de-DE"/>
        </w:rPr>
        <w:t xml:space="preserve"> </w:t>
      </w:r>
      <w:proofErr w:type="spellStart"/>
      <w:r w:rsidRPr="0029597C">
        <w:rPr>
          <w:rFonts w:ascii="Book Antiqua" w:eastAsia="SimSun" w:hAnsi="Book Antiqua"/>
          <w:b/>
          <w:bCs/>
          <w:i/>
          <w:color w:val="000000" w:themeColor="text1"/>
          <w:sz w:val="20"/>
          <w:lang w:val="de-DE"/>
        </w:rPr>
        <w:t>Roßhalde</w:t>
      </w:r>
      <w:proofErr w:type="spellEnd"/>
    </w:p>
    <w:p w14:paraId="3A9EF72A" w14:textId="77777777" w:rsidR="004C5DD4" w:rsidRPr="004C5DD4" w:rsidRDefault="004C5DD4" w:rsidP="004C5DD4">
      <w:pPr>
        <w:spacing w:after="0" w:line="240" w:lineRule="exact"/>
        <w:jc w:val="both"/>
        <w:rPr>
          <w:rFonts w:ascii="Book Antiqua" w:eastAsia="SimSun" w:hAnsi="Book Antiqua"/>
          <w:b/>
          <w:bCs/>
          <w:iCs/>
          <w:color w:val="000000" w:themeColor="text1"/>
          <w:sz w:val="20"/>
          <w:lang w:val="de-DE"/>
        </w:rPr>
      </w:pPr>
    </w:p>
    <w:p w14:paraId="37EB3D01" w14:textId="7F2279C5" w:rsidR="009A48C6" w:rsidRPr="006D1A59" w:rsidRDefault="00083815">
      <w:pPr>
        <w:spacing w:after="0" w:line="240" w:lineRule="exact"/>
        <w:jc w:val="both"/>
        <w:rPr>
          <w:iCs/>
          <w:color w:val="000000" w:themeColor="text1"/>
          <w:lang w:val="de-DE"/>
        </w:rPr>
      </w:pPr>
      <w:r w:rsidRPr="006D1A59">
        <w:rPr>
          <w:rFonts w:ascii="Book Antiqua" w:eastAsia="SimSun" w:hAnsi="Book Antiqua"/>
          <w:iCs/>
          <w:color w:val="000000" w:themeColor="text1"/>
          <w:sz w:val="20"/>
          <w:lang w:val="de-DE"/>
        </w:rPr>
        <w:t xml:space="preserve">Aus dieser </w:t>
      </w:r>
      <w:del w:id="51" w:author="ThL" w:date="2026-07-11T11:50:00Z">
        <w:r w:rsidRPr="006D1A59" w:rsidDel="00D81D5F">
          <w:rPr>
            <w:rFonts w:ascii="Book Antiqua" w:eastAsia="SimSun" w:hAnsi="Book Antiqua"/>
            <w:iCs/>
            <w:color w:val="000000" w:themeColor="text1"/>
            <w:sz w:val="20"/>
            <w:lang w:val="de-DE"/>
          </w:rPr>
          <w:delText>„</w:delText>
        </w:r>
      </w:del>
      <w:r w:rsidRPr="006D1A59">
        <w:rPr>
          <w:rFonts w:ascii="Book Antiqua" w:eastAsia="SimSun" w:hAnsi="Book Antiqua"/>
          <w:iCs/>
          <w:color w:val="000000" w:themeColor="text1"/>
          <w:sz w:val="20"/>
          <w:lang w:val="de-DE"/>
        </w:rPr>
        <w:t>Poetik des Scheiterns</w:t>
      </w:r>
      <w:del w:id="52" w:author="ThL" w:date="2026-07-11T11:51:00Z">
        <w:r w:rsidR="004C1AFE" w:rsidDel="00D81D5F">
          <w:rPr>
            <w:rFonts w:ascii="Book Antiqua" w:eastAsia="SimSun" w:hAnsi="Book Antiqua"/>
            <w:iCs/>
            <w:color w:val="000000" w:themeColor="text1"/>
            <w:sz w:val="20"/>
            <w:lang w:val="de-DE"/>
          </w:rPr>
          <w:delText>“</w:delText>
        </w:r>
      </w:del>
      <w:r w:rsidRPr="006D1A59">
        <w:rPr>
          <w:rFonts w:ascii="Book Antiqua" w:eastAsia="SimSun" w:hAnsi="Book Antiqua"/>
          <w:iCs/>
          <w:color w:val="000000" w:themeColor="text1"/>
          <w:sz w:val="20"/>
          <w:lang w:val="de-DE"/>
        </w:rPr>
        <w:t xml:space="preserve"> heraus entfaltet sich das Beziehungsgeflecht der vier Familienmitglieder, deren spezifische Funktionen im Folgenden einzeln zu betrachten sind, ehe ihre Dynamik in den zentralen Szenen des Romans zur Analyse gelangt.</w:t>
      </w:r>
    </w:p>
    <w:p w14:paraId="56903198" w14:textId="77777777" w:rsidR="009A48C6" w:rsidRPr="006D1A59" w:rsidRDefault="00083815">
      <w:pPr>
        <w:spacing w:after="0" w:line="240" w:lineRule="exact"/>
        <w:ind w:firstLine="397"/>
        <w:jc w:val="both"/>
        <w:rPr>
          <w:iCs/>
          <w:color w:val="000000" w:themeColor="text1"/>
          <w:lang w:val="de-DE"/>
        </w:rPr>
      </w:pPr>
      <w:r w:rsidRPr="006D1A59">
        <w:rPr>
          <w:rFonts w:ascii="Book Antiqua" w:eastAsia="SimSun" w:hAnsi="Book Antiqua"/>
          <w:iCs/>
          <w:color w:val="000000" w:themeColor="text1"/>
          <w:sz w:val="20"/>
          <w:lang w:val="de-DE"/>
        </w:rPr>
        <w:t xml:space="preserve">In Hermann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bilden die vier Familienmitglieder ein psychologisch komplexes Beziehungsgeflecht, das durch </w:t>
      </w:r>
      <w:commentRangeStart w:id="53"/>
      <w:r w:rsidRPr="006D1A59">
        <w:rPr>
          <w:rFonts w:ascii="Book Antiqua" w:eastAsia="SimSun" w:hAnsi="Book Antiqua"/>
          <w:iCs/>
          <w:color w:val="000000" w:themeColor="text1"/>
          <w:sz w:val="20"/>
          <w:lang w:val="de-DE"/>
        </w:rPr>
        <w:t xml:space="preserve">die Figur Ottos </w:t>
      </w:r>
      <w:commentRangeEnd w:id="53"/>
      <w:r w:rsidR="00D81D5F">
        <w:rPr>
          <w:rStyle w:val="Kommentarzeichen"/>
        </w:rPr>
        <w:commentReference w:id="53"/>
      </w:r>
      <w:r w:rsidRPr="006D1A59">
        <w:rPr>
          <w:rFonts w:ascii="Book Antiqua" w:eastAsia="SimSun" w:hAnsi="Book Antiqua"/>
          <w:iCs/>
          <w:color w:val="000000" w:themeColor="text1"/>
          <w:sz w:val="20"/>
          <w:lang w:val="de-DE"/>
        </w:rPr>
        <w:t>kontrastiert und destabilisiert wird.</w:t>
      </w:r>
    </w:p>
    <w:p w14:paraId="74CB7313" w14:textId="46E64598" w:rsidR="009A48C6" w:rsidRPr="008341DF" w:rsidRDefault="00083815">
      <w:pPr>
        <w:spacing w:after="0" w:line="240" w:lineRule="exact"/>
        <w:ind w:firstLine="397"/>
        <w:jc w:val="both"/>
        <w:rPr>
          <w:color w:val="000000" w:themeColor="text1"/>
          <w:lang w:val="de-DE"/>
        </w:rPr>
      </w:pPr>
      <w:r w:rsidRPr="006D1A59">
        <w:rPr>
          <w:rFonts w:ascii="Book Antiqua" w:eastAsia="SimSun" w:hAnsi="Book Antiqua"/>
          <w:color w:val="000000" w:themeColor="text1"/>
          <w:sz w:val="20"/>
          <w:lang w:val="de-DE"/>
        </w:rPr>
        <w:t xml:space="preserve">Der berühmte Maler Johann </w:t>
      </w:r>
      <w:proofErr w:type="spellStart"/>
      <w:r w:rsidRPr="006D1A59">
        <w:rPr>
          <w:rFonts w:ascii="Book Antiqua" w:eastAsia="SimSun" w:hAnsi="Book Antiqua"/>
          <w:color w:val="000000" w:themeColor="text1"/>
          <w:sz w:val="20"/>
          <w:lang w:val="de-DE"/>
        </w:rPr>
        <w:t>Veraguth</w:t>
      </w:r>
      <w:proofErr w:type="spellEnd"/>
      <w:r w:rsidRPr="006D1A59">
        <w:rPr>
          <w:rFonts w:ascii="Book Antiqua" w:eastAsia="SimSun" w:hAnsi="Book Antiqua"/>
          <w:color w:val="000000" w:themeColor="text1"/>
          <w:sz w:val="20"/>
          <w:lang w:val="de-DE"/>
        </w:rPr>
        <w:t xml:space="preserve"> ist </w:t>
      </w:r>
      <w:del w:id="54" w:author="ThL" w:date="2026-07-11T11:53:00Z">
        <w:r w:rsidRPr="006D1A59" w:rsidDel="00D81D5F">
          <w:rPr>
            <w:rFonts w:ascii="Book Antiqua" w:eastAsia="SimSun" w:hAnsi="Book Antiqua"/>
            <w:color w:val="000000" w:themeColor="text1"/>
            <w:sz w:val="20"/>
            <w:lang w:val="de-DE"/>
          </w:rPr>
          <w:delText xml:space="preserve">der </w:delText>
        </w:r>
      </w:del>
      <w:ins w:id="55" w:author="ThL" w:date="2026-07-11T11:53:00Z">
        <w:r w:rsidR="00D81D5F">
          <w:rPr>
            <w:rFonts w:ascii="Book Antiqua" w:eastAsia="SimSun" w:hAnsi="Book Antiqua"/>
            <w:color w:val="000000" w:themeColor="text1"/>
            <w:sz w:val="20"/>
            <w:lang w:val="de-DE"/>
          </w:rPr>
          <w:t xml:space="preserve">ein in sich </w:t>
        </w:r>
      </w:ins>
      <w:r w:rsidRPr="006D1A59">
        <w:rPr>
          <w:rFonts w:ascii="Book Antiqua" w:eastAsia="SimSun" w:hAnsi="Book Antiqua"/>
          <w:color w:val="000000" w:themeColor="text1"/>
          <w:sz w:val="20"/>
          <w:lang w:val="de-DE"/>
        </w:rPr>
        <w:t>zerrissene</w:t>
      </w:r>
      <w:ins w:id="56" w:author="ThL" w:date="2026-07-11T11:53:00Z">
        <w:r w:rsidR="00D81D5F">
          <w:rPr>
            <w:rFonts w:ascii="Book Antiqua" w:eastAsia="SimSun" w:hAnsi="Book Antiqua"/>
            <w:color w:val="000000" w:themeColor="text1"/>
            <w:sz w:val="20"/>
            <w:lang w:val="de-DE"/>
          </w:rPr>
          <w:t>r</w:t>
        </w:r>
      </w:ins>
      <w:r w:rsidRPr="006D1A59">
        <w:rPr>
          <w:rFonts w:ascii="Book Antiqua" w:eastAsia="SimSun" w:hAnsi="Book Antiqua"/>
          <w:color w:val="000000" w:themeColor="text1"/>
          <w:sz w:val="20"/>
          <w:lang w:val="de-DE"/>
        </w:rPr>
        <w:t xml:space="preserve"> Künstler in der Krise. </w:t>
      </w:r>
      <w:r w:rsidRPr="008341DF">
        <w:rPr>
          <w:rFonts w:ascii="Book Antiqua" w:eastAsia="SimSun" w:hAnsi="Book Antiqua"/>
          <w:color w:val="000000" w:themeColor="text1"/>
          <w:sz w:val="20"/>
          <w:lang w:val="de-DE"/>
        </w:rPr>
        <w:t>Er lebt vollständig für seine Kunst, die ihn von seiner Familie isoliert. Seine wahre Heimat ist sein Atelier, eine Welt der strengen Disziplin und des ästhetischen Schaffens, die im absoluten Kontrast zum „herrschaftlichen</w:t>
      </w:r>
      <w:r w:rsidR="004C1AF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Wohnhaus steht. Seine Ehe ist für ihn eine Fessel, die er </w:t>
      </w:r>
      <w:r w:rsidRPr="008341DF">
        <w:rPr>
          <w:rFonts w:ascii="Book Antiqua" w:eastAsia="SimSun" w:hAnsi="Book Antiqua"/>
          <w:color w:val="000000" w:themeColor="text1"/>
          <w:sz w:val="20"/>
          <w:lang w:val="de-DE"/>
        </w:rPr>
        <w:lastRenderedPageBreak/>
        <w:t xml:space="preserve">nicht zu lösen vermag, obwohl er emotional längst aus ihr ausgezogen ist. Seine Liebe konzentriert sich ganz auf den jüngeren Sohn Pierre, in dem er </w:t>
      </w:r>
      <w:commentRangeStart w:id="57"/>
      <w:r w:rsidRPr="008341DF">
        <w:rPr>
          <w:rFonts w:ascii="Book Antiqua" w:eastAsia="SimSun" w:hAnsi="Book Antiqua"/>
          <w:color w:val="000000" w:themeColor="text1"/>
          <w:sz w:val="20"/>
          <w:lang w:val="de-DE"/>
        </w:rPr>
        <w:t xml:space="preserve">eine seelische Verwandtschaft </w:t>
      </w:r>
      <w:commentRangeEnd w:id="57"/>
      <w:r w:rsidR="00E160BA">
        <w:rPr>
          <w:rStyle w:val="Kommentarzeichen"/>
        </w:rPr>
        <w:commentReference w:id="57"/>
      </w:r>
      <w:r w:rsidRPr="008341DF">
        <w:rPr>
          <w:rFonts w:ascii="Book Antiqua" w:eastAsia="SimSun" w:hAnsi="Book Antiqua"/>
          <w:color w:val="000000" w:themeColor="text1"/>
          <w:sz w:val="20"/>
          <w:lang w:val="de-DE"/>
        </w:rPr>
        <w:t>sieht. Johann ist melancholisch, introvertiert und in seinem Stolz und seinem Leidenswillen gefangen.</w:t>
      </w:r>
    </w:p>
    <w:p w14:paraId="3C0A9E75" w14:textId="02FC7644" w:rsidR="009A48C6" w:rsidRPr="008341DF" w:rsidRDefault="00083815">
      <w:pPr>
        <w:spacing w:after="0" w:line="240" w:lineRule="exact"/>
        <w:ind w:firstLine="397"/>
        <w:jc w:val="both"/>
        <w:rPr>
          <w:color w:val="000000" w:themeColor="text1"/>
          <w:lang w:val="de-DE"/>
        </w:rPr>
      </w:pPr>
      <w:del w:id="58" w:author="ThL" w:date="2026-07-11T11:55:00Z">
        <w:r w:rsidRPr="008341DF" w:rsidDel="00E160BA">
          <w:rPr>
            <w:rFonts w:ascii="Book Antiqua" w:eastAsia="SimSun" w:hAnsi="Book Antiqua"/>
            <w:color w:val="000000" w:themeColor="text1"/>
            <w:sz w:val="20"/>
            <w:lang w:val="de-DE"/>
          </w:rPr>
          <w:delText xml:space="preserve">Die </w:delText>
        </w:r>
      </w:del>
      <w:ins w:id="59" w:author="ThL" w:date="2026-07-11T11:55:00Z">
        <w:r w:rsidR="00E160BA">
          <w:rPr>
            <w:rFonts w:ascii="Book Antiqua" w:eastAsia="SimSun" w:hAnsi="Book Antiqua"/>
            <w:color w:val="000000" w:themeColor="text1"/>
            <w:sz w:val="20"/>
            <w:lang w:val="de-DE"/>
          </w:rPr>
          <w:t>Seine</w:t>
        </w:r>
        <w:r w:rsidR="00E160BA"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 xml:space="preserve">Ehefrau Adele </w:t>
      </w:r>
      <w:del w:id="60" w:author="ThL" w:date="2026-07-11T11:55:00Z">
        <w:r w:rsidRPr="008341DF" w:rsidDel="00E160BA">
          <w:rPr>
            <w:rFonts w:ascii="Book Antiqua" w:eastAsia="SimSun" w:hAnsi="Book Antiqua"/>
            <w:color w:val="000000" w:themeColor="text1"/>
            <w:sz w:val="20"/>
            <w:lang w:val="de-DE"/>
          </w:rPr>
          <w:delText xml:space="preserve">Veraguth </w:delText>
        </w:r>
      </w:del>
      <w:r w:rsidRPr="008341DF">
        <w:rPr>
          <w:rFonts w:ascii="Book Antiqua" w:eastAsia="SimSun" w:hAnsi="Book Antiqua"/>
          <w:color w:val="000000" w:themeColor="text1"/>
          <w:sz w:val="20"/>
          <w:lang w:val="de-DE"/>
        </w:rPr>
        <w:t>verkörpert das Bürgertum, das Johann verachtet. Elegant, aber kalt, ist sie in der Rolle der vernachlässigten Ehefrau erstarrt. Sie leidet unter der emotionalen Kälte und der Verachtung ihres Mannes, hat aber jeden aktiven Versuch, die Ehe zu retten, längst aufgegeben. Ihr Umgang mit Johann ist von höflicher Distanz und verletztem Stolz geprägt. Ihre mütterliche Zuneigung gilt eher dem älteren, robusten Sohn Albert, der ihrer Welt entspricht.</w:t>
      </w:r>
    </w:p>
    <w:p w14:paraId="7E6DC066" w14:textId="4B0D8C9C"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Pierre Veraguth, der jüngere Sohn der Familie, ist das emotionale Zentrum des Romans und </w:t>
      </w:r>
      <w:del w:id="61" w:author="ThL" w:date="2026-07-11T11:56:00Z">
        <w:r w:rsidRPr="008341DF" w:rsidDel="00E160BA">
          <w:rPr>
            <w:rFonts w:ascii="Book Antiqua" w:eastAsia="SimSun" w:hAnsi="Book Antiqua"/>
            <w:color w:val="000000" w:themeColor="text1"/>
            <w:sz w:val="20"/>
            <w:lang w:val="de-DE"/>
          </w:rPr>
          <w:delText xml:space="preserve">das </w:delText>
        </w:r>
      </w:del>
      <w:r w:rsidRPr="008341DF">
        <w:rPr>
          <w:rFonts w:ascii="Book Antiqua" w:eastAsia="SimSun" w:hAnsi="Book Antiqua"/>
          <w:color w:val="000000" w:themeColor="text1"/>
          <w:sz w:val="20"/>
          <w:lang w:val="de-DE"/>
        </w:rPr>
        <w:t>Opfer der elterlichen Entfremdung. Er ist der einzige, der eine echte, liebevolle Brücke zwischen den beiden Lagern schlägt. Seine tiefe Verbundenheit mit dem Vater basiert auf einer seelischen und künstlerischen Verwandtschaft. Pierre ist der letzte Rest gemeinsamer Wirklichkeit für seine Eltern, aber auch ihr Zankapfel. Seine schwere Krankheit und sein tragischer Tod sind die unausweichliche Konsequenz der zerrütteten Familienverhältnisse, deren Last sein zarter Geist nicht tragen kann. Der Tod Pierres erscheint als „Konsequenz des ungelösten Konflikts</w:t>
      </w:r>
      <w:r w:rsidR="004C1AF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zwischen den Eltern.</w:t>
      </w:r>
      <w:r w:rsidRPr="006D1A59">
        <w:rPr>
          <w:rStyle w:val="Funotenzeichen"/>
          <w:rFonts w:ascii="Book Antiqua" w:eastAsia="SimSun" w:hAnsi="Book Antiqua"/>
          <w:color w:val="000000" w:themeColor="text1"/>
          <w:sz w:val="20"/>
        </w:rPr>
        <w:footnoteReference w:id="4"/>
      </w:r>
    </w:p>
    <w:p w14:paraId="537AF759" w14:textId="247AC1C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ältere Sohn Albert Veraguth steht oft im Schatten Pierres. Robust, praktisch veranlagt und der Welt der Mutter zugewandt, bildet er den antithetischen Kontrast zu seinem jüngeren Bruder und zum Vater. Er ist der „normale</w:t>
      </w:r>
      <w:r w:rsidR="004C1AF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unkomplizierte Sohn, der das Erbe des Vaters antreten soll, aber keine innere Beziehung zu dessen Kunst hat. Seine Figur dient dazu, die Spannung zwischen Kunst und bürgerlicher Existenz sowie die unterschiedlichen Erwartungen der Eltern zu verdeutlichen.</w:t>
      </w:r>
    </w:p>
    <w:p w14:paraId="2F6FF98F" w14:textId="3C37438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Als Freund aus Johanns Jugendtagen fungiert Otto Burkhardt als externer Katalysator und Spiegel. Seine Ankunft bringt Bewegung in die erstarrte Situation. Er repräsentiert die Welt draußen, das Leben voller Tatkraft und praktischer Abenteuer (seine Gummipflanzungen</w:t>
      </w:r>
      <w:ins w:id="66" w:author="ThL" w:date="2026-07-11T11:58:00Z">
        <w:r w:rsidR="00E160BA">
          <w:rPr>
            <w:rFonts w:ascii="Book Antiqua" w:eastAsia="SimSun" w:hAnsi="Book Antiqua"/>
            <w:color w:val="000000" w:themeColor="text1"/>
            <w:sz w:val="20"/>
            <w:lang w:val="de-DE"/>
          </w:rPr>
          <w:t xml:space="preserve"> in </w:t>
        </w:r>
        <w:proofErr w:type="spellStart"/>
        <w:r w:rsidR="00E160BA">
          <w:rPr>
            <w:rFonts w:ascii="Book Antiqua" w:eastAsia="SimSun" w:hAnsi="Book Antiqua"/>
            <w:color w:val="000000" w:themeColor="text1"/>
            <w:sz w:val="20"/>
            <w:lang w:val="de-DE"/>
          </w:rPr>
          <w:t>Malysia</w:t>
        </w:r>
      </w:ins>
      <w:proofErr w:type="spellEnd"/>
      <w:r w:rsidRPr="008341DF">
        <w:rPr>
          <w:rFonts w:ascii="Book Antiqua" w:eastAsia="SimSun" w:hAnsi="Book Antiqua"/>
          <w:color w:val="000000" w:themeColor="text1"/>
          <w:sz w:val="20"/>
          <w:lang w:val="de-DE"/>
        </w:rPr>
        <w:t>). Als unbeteiligter Dritter erkennt er die Ausweglosigkeit der Ehe und wird zum Fürsprecher einer radikalen Lösung: der Trennung. Er ist es, der Johann die Augen dafür öffnet, dass sein Festhalten an der unglücklichen Ehe niemandem nützt, sondern alle – besonders Pierre – zugrunde richtet. Seine Funktion ist es, die Handlung voranzutreiben und die innere Katastrophe nach außen zu tragen.</w:t>
      </w:r>
    </w:p>
    <w:p w14:paraId="06887AC6" w14:textId="1E6DB696"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lastRenderedPageBreak/>
        <w:t xml:space="preserve">Zusammen bilden </w:t>
      </w:r>
      <w:ins w:id="67" w:author="ThL" w:date="2026-07-11T11:59:00Z">
        <w:r w:rsidR="00E160BA">
          <w:rPr>
            <w:rFonts w:ascii="Book Antiqua" w:eastAsia="SimSun" w:hAnsi="Book Antiqua"/>
            <w:color w:val="000000" w:themeColor="text1"/>
            <w:sz w:val="20"/>
            <w:lang w:val="de-DE"/>
          </w:rPr>
          <w:t xml:space="preserve">die Figuren </w:t>
        </w:r>
      </w:ins>
      <w:del w:id="68" w:author="ThL" w:date="2026-07-11T11:59:00Z">
        <w:r w:rsidRPr="008341DF" w:rsidDel="00E160BA">
          <w:rPr>
            <w:rFonts w:ascii="Book Antiqua" w:eastAsia="SimSun" w:hAnsi="Book Antiqua"/>
            <w:color w:val="000000" w:themeColor="text1"/>
            <w:sz w:val="20"/>
            <w:lang w:val="de-DE"/>
          </w:rPr>
          <w:delText xml:space="preserve">sie </w:delText>
        </w:r>
      </w:del>
      <w:r w:rsidRPr="008341DF">
        <w:rPr>
          <w:rFonts w:ascii="Book Antiqua" w:eastAsia="SimSun" w:hAnsi="Book Antiqua"/>
          <w:color w:val="000000" w:themeColor="text1"/>
          <w:sz w:val="20"/>
          <w:lang w:val="de-DE"/>
        </w:rPr>
        <w:t>ein tragisches Tableau, in dem jeder auf seine Weise isoliert ist. Hesse zeigt meisterhaft, wie die Unfähigkeit zur Kommunikation und der Konflikt zwischen künstlerischer Berufung und bürgerlichen Pflichten eine Familie von innen heraus zerstört.</w:t>
      </w:r>
    </w:p>
    <w:p w14:paraId="3BF7196E" w14:textId="1A77F1EB" w:rsidR="009A48C6" w:rsidRPr="004C5DD4" w:rsidRDefault="00083815" w:rsidP="004C5DD4">
      <w:pPr>
        <w:spacing w:after="0" w:line="240" w:lineRule="exact"/>
        <w:jc w:val="both"/>
        <w:rPr>
          <w:b/>
          <w:bCs/>
          <w:color w:val="000000" w:themeColor="text1"/>
          <w:lang w:val="de-DE"/>
        </w:rPr>
      </w:pPr>
      <w:r w:rsidRPr="004C5DD4">
        <w:rPr>
          <w:rFonts w:ascii="Book Antiqua" w:eastAsia="SimSun" w:hAnsi="Book Antiqua"/>
          <w:b/>
          <w:bCs/>
          <w:color w:val="000000" w:themeColor="text1"/>
          <w:sz w:val="20"/>
          <w:lang w:val="de-DE"/>
        </w:rPr>
        <w:t>3. Die Verwischung der Generationsgrenzen</w:t>
      </w:r>
    </w:p>
    <w:p w14:paraId="73AB3C64" w14:textId="77777777" w:rsidR="004C5DD4" w:rsidRDefault="004C5DD4">
      <w:pPr>
        <w:spacing w:after="0" w:line="240" w:lineRule="exact"/>
        <w:jc w:val="both"/>
        <w:rPr>
          <w:rFonts w:ascii="Book Antiqua" w:eastAsia="SimSun" w:hAnsi="Book Antiqua"/>
          <w:i/>
          <w:color w:val="000000" w:themeColor="text1"/>
          <w:sz w:val="20"/>
          <w:lang w:val="de-DE"/>
        </w:rPr>
      </w:pPr>
    </w:p>
    <w:p w14:paraId="11975A78" w14:textId="42EB8D41" w:rsidR="009A48C6" w:rsidRPr="002C5692" w:rsidRDefault="00083815">
      <w:pPr>
        <w:spacing w:after="0" w:line="240" w:lineRule="exact"/>
        <w:jc w:val="both"/>
        <w:rPr>
          <w:iCs/>
          <w:color w:val="000000" w:themeColor="text1"/>
          <w:lang w:val="de-DE"/>
        </w:rPr>
      </w:pPr>
      <w:r w:rsidRPr="002C5692">
        <w:rPr>
          <w:rFonts w:ascii="Book Antiqua" w:eastAsia="SimSun" w:hAnsi="Book Antiqua"/>
          <w:iCs/>
          <w:color w:val="000000" w:themeColor="text1"/>
          <w:sz w:val="20"/>
          <w:lang w:val="de-DE"/>
        </w:rPr>
        <w:t xml:space="preserve">Albert artikuliert mit einer für sein Jugendalter erstaunlichen Klarheit und Heftigkeit die vollständige emotionale Trennung vom Vater. Seine Aussage „Er (der Vater) weiß, </w:t>
      </w:r>
      <w:proofErr w:type="spellStart"/>
      <w:r w:rsidRPr="002C5692">
        <w:rPr>
          <w:rFonts w:ascii="Book Antiqua" w:eastAsia="SimSun" w:hAnsi="Book Antiqua"/>
          <w:iCs/>
          <w:color w:val="000000" w:themeColor="text1"/>
          <w:sz w:val="20"/>
          <w:lang w:val="de-DE"/>
        </w:rPr>
        <w:t>daß</w:t>
      </w:r>
      <w:proofErr w:type="spellEnd"/>
      <w:r w:rsidRPr="002C5692">
        <w:rPr>
          <w:rFonts w:ascii="Book Antiqua" w:eastAsia="SimSun" w:hAnsi="Book Antiqua"/>
          <w:iCs/>
          <w:color w:val="000000" w:themeColor="text1"/>
          <w:sz w:val="20"/>
          <w:lang w:val="de-DE"/>
        </w:rPr>
        <w:t xml:space="preserve"> ich ihn hasse, und er selber </w:t>
      </w:r>
      <w:proofErr w:type="spellStart"/>
      <w:r w:rsidRPr="002C5692">
        <w:rPr>
          <w:rFonts w:ascii="Book Antiqua" w:eastAsia="SimSun" w:hAnsi="Book Antiqua"/>
          <w:iCs/>
          <w:color w:val="000000" w:themeColor="text1"/>
          <w:sz w:val="20"/>
          <w:lang w:val="de-DE"/>
        </w:rPr>
        <w:t>haßt</w:t>
      </w:r>
      <w:proofErr w:type="spellEnd"/>
      <w:r w:rsidRPr="002C5692">
        <w:rPr>
          <w:rFonts w:ascii="Book Antiqua" w:eastAsia="SimSun" w:hAnsi="Book Antiqua"/>
          <w:iCs/>
          <w:color w:val="000000" w:themeColor="text1"/>
          <w:sz w:val="20"/>
          <w:lang w:val="de-DE"/>
        </w:rPr>
        <w:t xml:space="preserve"> mich auch</w:t>
      </w:r>
      <w:r w:rsidR="004C1AFE">
        <w:rPr>
          <w:rFonts w:ascii="Book Antiqua" w:eastAsia="SimSun" w:hAnsi="Book Antiqua"/>
          <w:iCs/>
          <w:color w:val="000000" w:themeColor="text1"/>
          <w:sz w:val="20"/>
          <w:lang w:val="de-DE"/>
        </w:rPr>
        <w:t>“</w:t>
      </w:r>
      <w:del w:id="69" w:author="ThL" w:date="2026-07-11T12:02:00Z">
        <w:r w:rsidRPr="002C5692" w:rsidDel="00E160BA">
          <w:rPr>
            <w:rFonts w:ascii="Book Antiqua" w:eastAsia="SimSun" w:hAnsi="Book Antiqua"/>
            <w:iCs/>
            <w:color w:val="000000" w:themeColor="text1"/>
            <w:sz w:val="20"/>
            <w:lang w:val="de-DE"/>
          </w:rPr>
          <w:delText xml:space="preserve"> </w:delText>
        </w:r>
      </w:del>
      <w:r w:rsidRPr="002C5692">
        <w:rPr>
          <w:rStyle w:val="Funotenzeichen"/>
          <w:rFonts w:ascii="Book Antiqua" w:eastAsia="SimSun" w:hAnsi="Book Antiqua"/>
          <w:iCs/>
          <w:color w:val="000000" w:themeColor="text1"/>
          <w:sz w:val="20"/>
        </w:rPr>
        <w:footnoteReference w:id="5"/>
      </w:r>
      <w:ins w:id="82" w:author="ThL" w:date="2026-07-11T12:02:00Z">
        <w:r w:rsidR="00E160BA">
          <w:rPr>
            <w:rFonts w:ascii="Book Antiqua" w:eastAsia="SimSun" w:hAnsi="Book Antiqua"/>
            <w:iCs/>
            <w:color w:val="000000" w:themeColor="text1"/>
            <w:sz w:val="20"/>
            <w:lang w:val="de-DE"/>
          </w:rPr>
          <w:t xml:space="preserve">, </w:t>
        </w:r>
      </w:ins>
      <w:r w:rsidRPr="002C5692">
        <w:rPr>
          <w:rFonts w:ascii="Book Antiqua" w:eastAsia="SimSun" w:hAnsi="Book Antiqua"/>
          <w:iCs/>
          <w:color w:val="000000" w:themeColor="text1"/>
          <w:sz w:val="20"/>
          <w:lang w:val="de-DE"/>
        </w:rPr>
        <w:t>zeigt keine Ambivalenz, sondern eine absolute, beid</w:t>
      </w:r>
      <w:ins w:id="83" w:author="ThL" w:date="2026-07-11T12:02:00Z">
        <w:r w:rsidR="00E160BA">
          <w:rPr>
            <w:rFonts w:ascii="Book Antiqua" w:eastAsia="SimSun" w:hAnsi="Book Antiqua"/>
            <w:iCs/>
            <w:color w:val="000000" w:themeColor="text1"/>
            <w:sz w:val="20"/>
            <w:lang w:val="de-DE"/>
          </w:rPr>
          <w:t>er</w:t>
        </w:r>
      </w:ins>
      <w:r w:rsidRPr="002C5692">
        <w:rPr>
          <w:rFonts w:ascii="Book Antiqua" w:eastAsia="SimSun" w:hAnsi="Book Antiqua"/>
          <w:iCs/>
          <w:color w:val="000000" w:themeColor="text1"/>
          <w:sz w:val="20"/>
          <w:lang w:val="de-DE"/>
        </w:rPr>
        <w:t>seitige Abwendung. Dieser Hass ist nicht impulsiv, sondern das Ergebnis einer langen, schmerzhaften Entwicklung. Albert führt eine detaillierte Anklage gegen den Vater auf: Er macht ihn verantwortlich für die Zerstörung von Heimat („er hat mir meine Heimat genommen</w:t>
      </w:r>
      <w:r w:rsidR="004C1AFE">
        <w:rPr>
          <w:rFonts w:ascii="Book Antiqua" w:eastAsia="SimSun" w:hAnsi="Book Antiqua"/>
          <w:iCs/>
          <w:color w:val="000000" w:themeColor="text1"/>
          <w:sz w:val="20"/>
          <w:lang w:val="de-DE"/>
        </w:rPr>
        <w:t>“</w:t>
      </w:r>
      <w:r w:rsidRPr="002C5692">
        <w:rPr>
          <w:rFonts w:ascii="Book Antiqua" w:eastAsia="SimSun" w:hAnsi="Book Antiqua"/>
          <w:iCs/>
          <w:color w:val="000000" w:themeColor="text1"/>
          <w:sz w:val="20"/>
          <w:lang w:val="de-DE"/>
        </w:rPr>
        <w:t xml:space="preserve">), für die Vergiftung der idyllischen Erinnerung an </w:t>
      </w:r>
      <w:proofErr w:type="spellStart"/>
      <w:r w:rsidRPr="002C5692">
        <w:rPr>
          <w:rFonts w:ascii="Book Antiqua" w:eastAsia="SimSun" w:hAnsi="Book Antiqua"/>
          <w:iCs/>
          <w:color w:val="000000" w:themeColor="text1"/>
          <w:sz w:val="20"/>
          <w:lang w:val="de-DE"/>
        </w:rPr>
        <w:t>Roßhalde</w:t>
      </w:r>
      <w:proofErr w:type="spellEnd"/>
      <w:r w:rsidRPr="002C5692">
        <w:rPr>
          <w:rFonts w:ascii="Book Antiqua" w:eastAsia="SimSun" w:hAnsi="Book Antiqua"/>
          <w:iCs/>
          <w:color w:val="000000" w:themeColor="text1"/>
          <w:sz w:val="20"/>
          <w:lang w:val="de-DE"/>
        </w:rPr>
        <w:t xml:space="preserve"> und für die soziale Isolation („</w:t>
      </w:r>
      <w:commentRangeStart w:id="84"/>
      <w:r w:rsidRPr="002C5692">
        <w:rPr>
          <w:rFonts w:ascii="Book Antiqua" w:eastAsia="SimSun" w:hAnsi="Book Antiqua"/>
          <w:iCs/>
          <w:color w:val="000000" w:themeColor="text1"/>
          <w:sz w:val="20"/>
          <w:lang w:val="de-DE"/>
        </w:rPr>
        <w:t xml:space="preserve">kann </w:t>
      </w:r>
      <w:commentRangeEnd w:id="84"/>
      <w:r w:rsidR="00E160BA">
        <w:rPr>
          <w:rStyle w:val="Kommentarzeichen"/>
        </w:rPr>
        <w:commentReference w:id="84"/>
      </w:r>
      <w:r w:rsidRPr="002C5692">
        <w:rPr>
          <w:rFonts w:ascii="Book Antiqua" w:eastAsia="SimSun" w:hAnsi="Book Antiqua"/>
          <w:iCs/>
          <w:color w:val="000000" w:themeColor="text1"/>
          <w:sz w:val="20"/>
          <w:lang w:val="de-DE"/>
        </w:rPr>
        <w:t>nicht einmal in den Ferien einen Freund hierher mitbringen</w:t>
      </w:r>
      <w:r w:rsidR="001F0859">
        <w:rPr>
          <w:rFonts w:ascii="Book Antiqua" w:eastAsia="SimSun" w:hAnsi="Book Antiqua"/>
          <w:iCs/>
          <w:color w:val="000000" w:themeColor="text1"/>
          <w:sz w:val="20"/>
          <w:lang w:val="de-DE"/>
        </w:rPr>
        <w:t>“</w:t>
      </w:r>
      <w:r w:rsidRPr="002C5692">
        <w:rPr>
          <w:rFonts w:ascii="Book Antiqua" w:eastAsia="SimSun" w:hAnsi="Book Antiqua"/>
          <w:iCs/>
          <w:color w:val="000000" w:themeColor="text1"/>
          <w:sz w:val="20"/>
          <w:lang w:val="de-DE"/>
        </w:rPr>
        <w:t>). Der Vater ist in Alberts Augen kein Elternteil mehr, sondern nur noch der Urheber allen Übels, dessen physische Präsenz schlimmer ist als seine Abwesenheit („wir hätten lieber gar keinen Vater</w:t>
      </w:r>
      <w:r w:rsidR="001F0859">
        <w:rPr>
          <w:rFonts w:ascii="Book Antiqua" w:eastAsia="SimSun" w:hAnsi="Book Antiqua"/>
          <w:iCs/>
          <w:color w:val="000000" w:themeColor="text1"/>
          <w:sz w:val="20"/>
          <w:lang w:val="de-DE"/>
        </w:rPr>
        <w:t>“</w:t>
      </w:r>
      <w:r w:rsidRPr="002C5692">
        <w:rPr>
          <w:rFonts w:ascii="Book Antiqua" w:eastAsia="SimSun" w:hAnsi="Book Antiqua"/>
          <w:iCs/>
          <w:color w:val="000000" w:themeColor="text1"/>
          <w:sz w:val="20"/>
          <w:lang w:val="de-DE"/>
        </w:rPr>
        <w:t>).</w:t>
      </w:r>
      <w:del w:id="85" w:author="ThL" w:date="2026-07-11T12:03:00Z">
        <w:r w:rsidRPr="002C5692" w:rsidDel="00E160BA">
          <w:rPr>
            <w:rFonts w:ascii="Book Antiqua" w:eastAsia="SimSun" w:hAnsi="Book Antiqua"/>
            <w:iCs/>
            <w:color w:val="000000" w:themeColor="text1"/>
            <w:sz w:val="20"/>
            <w:lang w:val="de-DE"/>
          </w:rPr>
          <w:delText xml:space="preserve"> </w:delText>
        </w:r>
      </w:del>
      <w:r w:rsidRPr="002C5692">
        <w:rPr>
          <w:rStyle w:val="Funotenzeichen"/>
          <w:rFonts w:ascii="Book Antiqua" w:eastAsia="SimSun" w:hAnsi="Book Antiqua"/>
          <w:iCs/>
          <w:color w:val="000000" w:themeColor="text1"/>
          <w:sz w:val="20"/>
        </w:rPr>
        <w:footnoteReference w:id="6"/>
      </w:r>
      <w:ins w:id="89" w:author="ThL" w:date="2026-07-11T12:03:00Z">
        <w:r w:rsidR="00E160BA">
          <w:rPr>
            <w:rFonts w:ascii="Book Antiqua" w:eastAsia="SimSun" w:hAnsi="Book Antiqua"/>
            <w:iCs/>
            <w:color w:val="000000" w:themeColor="text1"/>
            <w:sz w:val="20"/>
            <w:lang w:val="de-DE"/>
          </w:rPr>
          <w:t xml:space="preserve"> </w:t>
        </w:r>
      </w:ins>
      <w:r w:rsidRPr="002C5692">
        <w:rPr>
          <w:rFonts w:ascii="Book Antiqua" w:eastAsia="SimSun" w:hAnsi="Book Antiqua"/>
          <w:iCs/>
          <w:color w:val="000000" w:themeColor="text1"/>
          <w:sz w:val="20"/>
          <w:lang w:val="de-DE"/>
        </w:rPr>
        <w:t>Dieser vollständige Ausschluss des Vaters aus der emotionalen Landschaft des Sohnes ist die extremste Konsequenz der elterlichen Entfremdung.</w:t>
      </w:r>
    </w:p>
    <w:p w14:paraId="76766856" w14:textId="504D9B0E"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Reaktion der Mutter auf Alberts emotionalen Ausbruch ist hochproblematisch und stellt </w:t>
      </w:r>
      <w:del w:id="90" w:author="ThL" w:date="2026-07-11T12:08:00Z">
        <w:r w:rsidRPr="008341DF" w:rsidDel="00D63657">
          <w:rPr>
            <w:rFonts w:ascii="Book Antiqua" w:eastAsia="SimSun" w:hAnsi="Book Antiqua"/>
            <w:color w:val="000000" w:themeColor="text1"/>
            <w:sz w:val="20"/>
            <w:lang w:val="de-DE"/>
          </w:rPr>
          <w:delText xml:space="preserve">die </w:delText>
        </w:r>
      </w:del>
      <w:ins w:id="91" w:author="ThL" w:date="2026-07-11T12:08:00Z">
        <w:r w:rsidR="00D63657">
          <w:rPr>
            <w:rFonts w:ascii="Book Antiqua" w:eastAsia="SimSun" w:hAnsi="Book Antiqua"/>
            <w:color w:val="000000" w:themeColor="text1"/>
            <w:sz w:val="20"/>
            <w:lang w:val="de-DE"/>
          </w:rPr>
          <w:t>eine</w:t>
        </w:r>
        <w:r w:rsidR="00D63657"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Verwischung der Generationsgrenzen dar. Anstatt ihn in seiner Wut und Verletzung als ihren Sohn zu trösten und die elterliche Verantwortung für die Situation zu übernehmen, instrumentalisiert sie seine Emotionen für ihre eigenen Bedürfnisse. Sie nötigt ihn in einen Sessel, setzt sich auf seine Knie – eine für einen heranwachsenden Jugendlichen unangemessene körperliche und emotionale Nähe – und erklärt ihm: „</w:t>
      </w:r>
      <w:ins w:id="92" w:author="ThL" w:date="2026-07-11T12:09:00Z">
        <w:r w:rsidR="00D63657">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ich brauche auch einen richtigen männlichen Freund, und der sollst du sein</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w:t>
      </w:r>
      <w:r w:rsidRPr="006D1A59">
        <w:rPr>
          <w:rFonts w:ascii="Book Antiqua" w:hAnsi="Book Antiqua"/>
          <w:color w:val="000000" w:themeColor="text1"/>
          <w:sz w:val="20"/>
          <w:vertAlign w:val="superscript"/>
        </w:rPr>
        <w:footnoteReference w:id="7"/>
      </w:r>
    </w:p>
    <w:p w14:paraId="378D94AB" w14:textId="22B81BB5"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Damit weist sie Albert die Rolle </w:t>
      </w:r>
      <w:del w:id="94" w:author="ThL" w:date="2026-07-11T12:09:00Z">
        <w:r w:rsidRPr="008341DF" w:rsidDel="00D63657">
          <w:rPr>
            <w:rFonts w:ascii="Book Antiqua" w:eastAsia="SimSun" w:hAnsi="Book Antiqua"/>
            <w:color w:val="000000" w:themeColor="text1"/>
            <w:sz w:val="20"/>
            <w:lang w:val="de-DE"/>
          </w:rPr>
          <w:delText xml:space="preserve">des </w:delText>
        </w:r>
      </w:del>
      <w:ins w:id="95" w:author="ThL" w:date="2026-07-11T12:09:00Z">
        <w:r w:rsidR="00D63657">
          <w:rPr>
            <w:rFonts w:ascii="Book Antiqua" w:eastAsia="SimSun" w:hAnsi="Book Antiqua"/>
            <w:color w:val="000000" w:themeColor="text1"/>
            <w:sz w:val="20"/>
            <w:lang w:val="de-DE"/>
          </w:rPr>
          <w:t>eines</w:t>
        </w:r>
        <w:r w:rsidR="00D63657"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Ersatzpartners zu. Sie überträgt ihm die emotionale Verantwortung für ihr</w:t>
      </w:r>
      <w:ins w:id="96" w:author="ThL" w:date="2026-07-11T12:09:00Z">
        <w:r w:rsidR="00D63657">
          <w:rPr>
            <w:rFonts w:ascii="Book Antiqua" w:eastAsia="SimSun" w:hAnsi="Book Antiqua"/>
            <w:color w:val="000000" w:themeColor="text1"/>
            <w:sz w:val="20"/>
            <w:lang w:val="de-DE"/>
          </w:rPr>
          <w:t>e</w:t>
        </w:r>
      </w:ins>
      <w:r w:rsidRPr="008341DF">
        <w:rPr>
          <w:rFonts w:ascii="Book Antiqua" w:eastAsia="SimSun" w:hAnsi="Book Antiqua"/>
          <w:color w:val="000000" w:themeColor="text1"/>
          <w:sz w:val="20"/>
          <w:lang w:val="de-DE"/>
        </w:rPr>
        <w:t xml:space="preserve"> Einsamkeit</w:t>
      </w:r>
      <w:del w:id="97" w:author="ThL" w:date="2026-07-11T12:09:00Z">
        <w:r w:rsidRPr="008341DF" w:rsidDel="00D63657">
          <w:rPr>
            <w:rFonts w:ascii="Book Antiqua" w:eastAsia="SimSun" w:hAnsi="Book Antiqua"/>
            <w:color w:val="000000" w:themeColor="text1"/>
            <w:sz w:val="20"/>
            <w:lang w:val="de-DE"/>
          </w:rPr>
          <w:delText>s-</w:delText>
        </w:r>
      </w:del>
      <w:r w:rsidRPr="008341DF">
        <w:rPr>
          <w:rFonts w:ascii="Book Antiqua" w:eastAsia="SimSun" w:hAnsi="Book Antiqua"/>
          <w:color w:val="000000" w:themeColor="text1"/>
          <w:sz w:val="20"/>
          <w:lang w:val="de-DE"/>
        </w:rPr>
        <w:t xml:space="preserve"> und </w:t>
      </w:r>
      <w:ins w:id="98" w:author="ThL" w:date="2026-07-11T12:09:00Z">
        <w:r w:rsidR="00D63657">
          <w:rPr>
            <w:rFonts w:ascii="Book Antiqua" w:eastAsia="SimSun" w:hAnsi="Book Antiqua"/>
            <w:color w:val="000000" w:themeColor="text1"/>
            <w:sz w:val="20"/>
            <w:lang w:val="de-DE"/>
          </w:rPr>
          <w:t xml:space="preserve">ihre </w:t>
        </w:r>
      </w:ins>
      <w:r w:rsidRPr="008341DF">
        <w:rPr>
          <w:rFonts w:ascii="Book Antiqua" w:eastAsia="SimSun" w:hAnsi="Book Antiqua"/>
          <w:color w:val="000000" w:themeColor="text1"/>
          <w:sz w:val="20"/>
          <w:lang w:val="de-DE"/>
        </w:rPr>
        <w:t>Sorgen</w:t>
      </w:r>
      <w:del w:id="99" w:author="ThL" w:date="2026-07-11T12:09:00Z">
        <w:r w:rsidRPr="008341DF" w:rsidDel="00D63657">
          <w:rPr>
            <w:rFonts w:ascii="Book Antiqua" w:eastAsia="SimSun" w:hAnsi="Book Antiqua"/>
            <w:color w:val="000000" w:themeColor="text1"/>
            <w:sz w:val="20"/>
            <w:lang w:val="de-DE"/>
          </w:rPr>
          <w:delText>gefühl</w:delText>
        </w:r>
      </w:del>
      <w:r w:rsidRPr="008341DF">
        <w:rPr>
          <w:rFonts w:ascii="Book Antiqua" w:eastAsia="SimSun" w:hAnsi="Book Antiqua"/>
          <w:color w:val="000000" w:themeColor="text1"/>
          <w:sz w:val="20"/>
          <w:lang w:val="de-DE"/>
        </w:rPr>
        <w:t>. Ihre Zuneigung und Anerkennung („darauf freue ich mich</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ist an die Bedingung geknüpft, dass er diese Rolle für sie erfüllt („du sollst mit mir vierhändig spielen</w:t>
      </w:r>
      <w:ins w:id="100" w:author="ThL" w:date="2026-07-11T12:09:00Z">
        <w:r w:rsidR="00D63657">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Dies ist eine klassische Parentifizierung: Das Kind wird gezwungen, die fürsorgliche, stützende Rolle eines Erwachsenen (meist </w:t>
      </w:r>
      <w:ins w:id="101" w:author="ThL" w:date="2026-07-11T12:10:00Z">
        <w:r w:rsidR="00D63657">
          <w:rPr>
            <w:rFonts w:ascii="Book Antiqua" w:eastAsia="SimSun" w:hAnsi="Book Antiqua"/>
            <w:color w:val="000000" w:themeColor="text1"/>
            <w:sz w:val="20"/>
            <w:lang w:val="de-DE"/>
          </w:rPr>
          <w:t>ein</w:t>
        </w:r>
      </w:ins>
      <w:del w:id="102" w:author="ThL" w:date="2026-07-11T12:10:00Z">
        <w:r w:rsidRPr="008341DF" w:rsidDel="00D63657">
          <w:rPr>
            <w:rFonts w:ascii="Book Antiqua" w:eastAsia="SimSun" w:hAnsi="Book Antiqua"/>
            <w:color w:val="000000" w:themeColor="text1"/>
            <w:sz w:val="20"/>
            <w:lang w:val="de-DE"/>
          </w:rPr>
          <w:delText>d</w:delText>
        </w:r>
      </w:del>
      <w:r w:rsidRPr="008341DF">
        <w:rPr>
          <w:rFonts w:ascii="Book Antiqua" w:eastAsia="SimSun" w:hAnsi="Book Antiqua"/>
          <w:color w:val="000000" w:themeColor="text1"/>
          <w:sz w:val="20"/>
          <w:lang w:val="de-DE"/>
        </w:rPr>
        <w:t xml:space="preserve">es Elternteils) zu übernehmen. Adele errichtet mit Albert eine Koalition gegen den Vater und zieht ihn so in den Ehekonflikt hinein. Sein </w:t>
      </w:r>
      <w:r w:rsidRPr="008341DF">
        <w:rPr>
          <w:rFonts w:ascii="Book Antiqua" w:eastAsia="SimSun" w:hAnsi="Book Antiqua"/>
          <w:color w:val="000000" w:themeColor="text1"/>
          <w:sz w:val="20"/>
          <w:lang w:val="de-DE"/>
        </w:rPr>
        <w:lastRenderedPageBreak/>
        <w:t>Platz ist nicht mehr der des Kindes, sondern der des Verbündeten und emotionalen Stützpunkts der Mutter.</w:t>
      </w:r>
    </w:p>
    <w:p w14:paraId="37C87640" w14:textId="6149AD78"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Während Albert in die Rolle des „Mannes im Haus</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Partners der Mutter gedrängt wird, lebt der jüngere, sensible Pierre in einer ebenso ungesunden, aber entgegengesetzten Symbiose mit dem Vater. Während Albert den Vater ausschließt, schließt Pierre die Mutter aus. Beide Kinder werden so zu </w:t>
      </w:r>
      <w:del w:id="103" w:author="ThL" w:date="2026-07-11T12:15:00Z">
        <w:r w:rsidRPr="008341DF" w:rsidDel="00D63657">
          <w:rPr>
            <w:rFonts w:ascii="Book Antiqua" w:eastAsia="SimSun" w:hAnsi="Book Antiqua"/>
            <w:color w:val="000000" w:themeColor="text1"/>
            <w:sz w:val="20"/>
            <w:lang w:val="de-DE"/>
          </w:rPr>
          <w:delText xml:space="preserve">Spielbällen und </w:delText>
        </w:r>
      </w:del>
      <w:r w:rsidRPr="008341DF">
        <w:rPr>
          <w:rFonts w:ascii="Book Antiqua" w:eastAsia="SimSun" w:hAnsi="Book Antiqua"/>
          <w:color w:val="000000" w:themeColor="text1"/>
          <w:sz w:val="20"/>
          <w:lang w:val="de-DE"/>
        </w:rPr>
        <w:t xml:space="preserve">Opfern des elterlichen Machtkampfes, wobei jeder Elternteil ein Kind für sich beansprucht und gegen den anderen instrumentalisiert. Albert wird zum Repräsentanten der mütterlichen, bürgerlichen Welt, Pierre zum Erben der künstlerischen, väterlichen Welt. Diese Spaltung der Familie in zwei Lager zerstört nicht nur die Ehe, sondern auch die Geschwisterbeziehung und die gesunde psychische Entwicklung beider Kinder. Albert reagiert mit Wut und einer verfrühten, erzwungenen Reife, Pierre mit Krankheit und </w:t>
      </w:r>
      <w:del w:id="104" w:author="ThL" w:date="2026-07-11T12:15:00Z">
        <w:r w:rsidRPr="008341DF" w:rsidDel="00D63657">
          <w:rPr>
            <w:rFonts w:ascii="Book Antiqua" w:eastAsia="SimSun" w:hAnsi="Book Antiqua"/>
            <w:color w:val="000000" w:themeColor="text1"/>
            <w:sz w:val="20"/>
            <w:lang w:val="de-DE"/>
          </w:rPr>
          <w:delText xml:space="preserve">einem </w:delText>
        </w:r>
      </w:del>
      <w:ins w:id="105" w:author="ThL" w:date="2026-07-11T12:15:00Z">
        <w:r w:rsidR="00D63657">
          <w:rPr>
            <w:rFonts w:ascii="Book Antiqua" w:eastAsia="SimSun" w:hAnsi="Book Antiqua"/>
            <w:color w:val="000000" w:themeColor="text1"/>
            <w:sz w:val="20"/>
            <w:lang w:val="de-DE"/>
          </w:rPr>
          <w:t xml:space="preserve">dem </w:t>
        </w:r>
      </w:ins>
      <w:r w:rsidRPr="008341DF">
        <w:rPr>
          <w:rFonts w:ascii="Book Antiqua" w:eastAsia="SimSun" w:hAnsi="Book Antiqua"/>
          <w:color w:val="000000" w:themeColor="text1"/>
          <w:sz w:val="20"/>
          <w:lang w:val="de-DE"/>
        </w:rPr>
        <w:t xml:space="preserve">Rückzug in eine traumhafte Innerlichkeit. Beide </w:t>
      </w:r>
      <w:commentRangeStart w:id="106"/>
      <w:del w:id="107" w:author="ThL" w:date="2026-07-11T12:15:00Z">
        <w:r w:rsidRPr="008341DF" w:rsidDel="0068608A">
          <w:rPr>
            <w:rFonts w:ascii="Book Antiqua" w:eastAsia="SimSun" w:hAnsi="Book Antiqua"/>
            <w:color w:val="000000" w:themeColor="text1"/>
            <w:sz w:val="20"/>
            <w:lang w:val="de-DE"/>
          </w:rPr>
          <w:delText xml:space="preserve">Wege </w:delText>
        </w:r>
      </w:del>
      <w:ins w:id="108" w:author="ThL" w:date="2026-07-11T12:15:00Z">
        <w:r w:rsidR="0068608A">
          <w:rPr>
            <w:rFonts w:ascii="Book Antiqua" w:eastAsia="SimSun" w:hAnsi="Book Antiqua"/>
            <w:color w:val="000000" w:themeColor="text1"/>
            <w:sz w:val="20"/>
            <w:lang w:val="de-DE"/>
          </w:rPr>
          <w:t xml:space="preserve">Reaktionen </w:t>
        </w:r>
        <w:commentRangeEnd w:id="106"/>
        <w:r w:rsidR="0068608A">
          <w:rPr>
            <w:rStyle w:val="Kommentarzeichen"/>
          </w:rPr>
          <w:commentReference w:id="106"/>
        </w:r>
      </w:ins>
      <w:r w:rsidRPr="008341DF">
        <w:rPr>
          <w:rFonts w:ascii="Book Antiqua" w:eastAsia="SimSun" w:hAnsi="Book Antiqua"/>
          <w:color w:val="000000" w:themeColor="text1"/>
          <w:sz w:val="20"/>
          <w:lang w:val="de-DE"/>
        </w:rPr>
        <w:t>sind Auswege aus einer unerträglichen Familiensituation, die keine heile Kindheit zulässt.</w:t>
      </w:r>
    </w:p>
    <w:p w14:paraId="3678D82D"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3C16747E" w14:textId="5509FD14"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4. Die gemeinsamen Mahlzeiten</w:t>
      </w:r>
    </w:p>
    <w:p w14:paraId="7B3ED416" w14:textId="77777777" w:rsidR="004C5DD4" w:rsidRPr="004C5DD4" w:rsidRDefault="004C5DD4" w:rsidP="004C5DD4">
      <w:pPr>
        <w:spacing w:after="0" w:line="240" w:lineRule="exact"/>
        <w:jc w:val="both"/>
        <w:rPr>
          <w:rFonts w:ascii="Book Antiqua" w:eastAsia="SimSun" w:hAnsi="Book Antiqua"/>
          <w:color w:val="000000" w:themeColor="text1"/>
          <w:sz w:val="20"/>
          <w:lang w:val="de-DE"/>
        </w:rPr>
      </w:pPr>
    </w:p>
    <w:p w14:paraId="447FD114" w14:textId="77777777"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Die in der Figurenkonstellation angelegte Spaltung der Familie tritt in den alltäglichen Interaktionen besonders deutlich zutage. Als ritualisierte Form familiärer Zusammenkunft erweisen sich die gemeinsamen Mahlzeiten dabei als aufschlussreicher Zugang, gerade weil sie die Familie in einem Moment erzwungener Nähe vorführen.</w:t>
      </w:r>
    </w:p>
    <w:p w14:paraId="7684B4CB" w14:textId="575E1E5C" w:rsidR="009A48C6" w:rsidRPr="00CC473C" w:rsidRDefault="00083815">
      <w:pPr>
        <w:spacing w:after="0" w:line="240" w:lineRule="exact"/>
        <w:ind w:firstLine="397"/>
        <w:jc w:val="both"/>
        <w:rPr>
          <w:color w:val="000000" w:themeColor="text1"/>
          <w:lang w:val="de-DE"/>
        </w:rPr>
      </w:pPr>
      <w:r w:rsidRPr="00CC473C">
        <w:rPr>
          <w:rFonts w:ascii="Book Antiqua" w:eastAsia="SimSun" w:hAnsi="Book Antiqua"/>
          <w:color w:val="000000" w:themeColor="text1"/>
          <w:sz w:val="20"/>
          <w:lang w:val="de-DE"/>
        </w:rPr>
        <w:t xml:space="preserve">Im Haus </w:t>
      </w:r>
      <w:proofErr w:type="spellStart"/>
      <w:r w:rsidRPr="00CC473C">
        <w:rPr>
          <w:rFonts w:ascii="Book Antiqua" w:eastAsia="SimSun" w:hAnsi="Book Antiqua"/>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übernehmen die gemeinsamen Mahlzeiten die zentrale Funktion der familiären Kommunikation. Die Räume des Essens – Küche, Salon, Atelier, das Zimmer von Adele – werden zu Arenen eines stillen Machtkampfs, in dem Nahrung zur Metapher für Zugehörigkeit, Kontrolle und emotionale Verfügbarkeit wird.</w:t>
      </w:r>
      <w:r w:rsidRPr="00CC473C">
        <w:rPr>
          <w:rFonts w:ascii="Book Antiqua" w:hAnsi="Book Antiqua"/>
          <w:color w:val="000000" w:themeColor="text1"/>
          <w:sz w:val="20"/>
          <w:vertAlign w:val="superscript"/>
        </w:rPr>
        <w:footnoteReference w:id="8"/>
      </w:r>
      <w:r w:rsidRPr="00CC473C">
        <w:rPr>
          <w:rFonts w:ascii="Book Antiqua" w:eastAsia="SimSun" w:hAnsi="Book Antiqua" w:hint="eastAsia"/>
          <w:color w:val="000000" w:themeColor="text1"/>
          <w:sz w:val="20"/>
          <w:lang w:val="de-DE" w:eastAsia="zh-CN"/>
        </w:rPr>
        <w:t xml:space="preserve"> </w:t>
      </w:r>
      <w:r w:rsidRPr="00CC473C">
        <w:rPr>
          <w:rFonts w:ascii="Book Antiqua" w:eastAsia="SimSun" w:hAnsi="Book Antiqua"/>
          <w:color w:val="000000" w:themeColor="text1"/>
          <w:sz w:val="20"/>
          <w:lang w:val="de-DE"/>
        </w:rPr>
        <w:t xml:space="preserve">Im Roman </w:t>
      </w:r>
      <w:proofErr w:type="spellStart"/>
      <w:r w:rsidRPr="001C132B">
        <w:rPr>
          <w:rFonts w:ascii="Book Antiqua" w:eastAsia="SimSun" w:hAnsi="Book Antiqua"/>
          <w:i/>
          <w:iCs/>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kulminieren die gespaltenen Beziehungen der Familie </w:t>
      </w:r>
      <w:proofErr w:type="spellStart"/>
      <w:r w:rsidRPr="00CC473C">
        <w:rPr>
          <w:rFonts w:ascii="Book Antiqua" w:eastAsia="SimSun" w:hAnsi="Book Antiqua"/>
          <w:color w:val="000000" w:themeColor="text1"/>
          <w:sz w:val="20"/>
          <w:lang w:val="de-DE"/>
        </w:rPr>
        <w:t>Veraguth</w:t>
      </w:r>
      <w:proofErr w:type="spellEnd"/>
      <w:r w:rsidRPr="00CC473C">
        <w:rPr>
          <w:rFonts w:ascii="Book Antiqua" w:eastAsia="SimSun" w:hAnsi="Book Antiqua"/>
          <w:color w:val="000000" w:themeColor="text1"/>
          <w:sz w:val="20"/>
          <w:lang w:val="de-DE"/>
        </w:rPr>
        <w:t xml:space="preserve"> in den wenigen Szenen, in denen tatsächlich gemeinsam gegessen wird. Die</w:t>
      </w:r>
      <w:ins w:id="112" w:author="ThL" w:date="2026-07-11T12:17:00Z">
        <w:r w:rsidR="0068608A">
          <w:rPr>
            <w:rFonts w:ascii="Book Antiqua" w:eastAsia="SimSun" w:hAnsi="Book Antiqua"/>
            <w:color w:val="000000" w:themeColor="text1"/>
            <w:sz w:val="20"/>
            <w:lang w:val="de-DE"/>
          </w:rPr>
          <w:t>se</w:t>
        </w:r>
      </w:ins>
      <w:r w:rsidRPr="00CC473C">
        <w:rPr>
          <w:rFonts w:ascii="Book Antiqua" w:eastAsia="SimSun" w:hAnsi="Book Antiqua"/>
          <w:color w:val="000000" w:themeColor="text1"/>
          <w:sz w:val="20"/>
          <w:lang w:val="de-DE"/>
        </w:rPr>
        <w:t xml:space="preserve"> </w:t>
      </w:r>
      <w:del w:id="113" w:author="ThL" w:date="2026-07-11T12:17:00Z">
        <w:r w:rsidRPr="00CC473C" w:rsidDel="0068608A">
          <w:rPr>
            <w:rFonts w:ascii="Book Antiqua" w:eastAsia="SimSun" w:hAnsi="Book Antiqua"/>
            <w:color w:val="000000" w:themeColor="text1"/>
            <w:sz w:val="20"/>
            <w:lang w:val="de-DE"/>
          </w:rPr>
          <w:delText xml:space="preserve">genauen </w:delText>
        </w:r>
      </w:del>
      <w:r w:rsidRPr="00CC473C">
        <w:rPr>
          <w:rFonts w:ascii="Book Antiqua" w:eastAsia="SimSun" w:hAnsi="Book Antiqua"/>
          <w:color w:val="000000" w:themeColor="text1"/>
          <w:sz w:val="20"/>
          <w:lang w:val="de-DE"/>
        </w:rPr>
        <w:t>Textstellen zeigen, wie jede Mahlzeit – oder ihr bewusstes Ausbleiben – zur Arena eines stillen Machtkampfs wird.</w:t>
      </w:r>
    </w:p>
    <w:p w14:paraId="5C18C95A" w14:textId="77777777" w:rsidR="009A48C6" w:rsidRPr="00CC473C" w:rsidRDefault="00083815">
      <w:pPr>
        <w:spacing w:after="0" w:line="240" w:lineRule="exact"/>
        <w:ind w:firstLine="397"/>
        <w:jc w:val="both"/>
        <w:rPr>
          <w:color w:val="000000" w:themeColor="text1"/>
          <w:lang w:val="de-DE"/>
        </w:rPr>
      </w:pPr>
      <w:commentRangeStart w:id="114"/>
      <w:r w:rsidRPr="00CC473C">
        <w:rPr>
          <w:rFonts w:ascii="Book Antiqua" w:eastAsia="SimSun" w:hAnsi="Book Antiqua"/>
          <w:color w:val="000000" w:themeColor="text1"/>
          <w:sz w:val="20"/>
          <w:lang w:val="de-DE"/>
        </w:rPr>
        <w:t>Er schwieg, da Pierre zurückkam, und man ging zu Tisch. Zwischen den beiden entfremdeten Menschen saß der Knabe und wurde von beiden bedient und unterhalten, wie er es gewohnt war, und sein Vater suchte die Mahlzeit recht lange hinzuhalten, denn nachher blieb der Kleine bei Mama, und es war zweifelhaft, ob er heute nochmals ins Atelier kommen würde.</w:t>
      </w:r>
      <w:r w:rsidRPr="00CC473C">
        <w:rPr>
          <w:rFonts w:ascii="Book Antiqua" w:hAnsi="Book Antiqua"/>
          <w:color w:val="000000" w:themeColor="text1"/>
          <w:sz w:val="20"/>
          <w:vertAlign w:val="superscript"/>
        </w:rPr>
        <w:footnoteReference w:id="9"/>
      </w:r>
      <w:commentRangeEnd w:id="114"/>
      <w:r w:rsidR="0068608A">
        <w:rPr>
          <w:rStyle w:val="Kommentarzeichen"/>
        </w:rPr>
        <w:commentReference w:id="114"/>
      </w:r>
    </w:p>
    <w:p w14:paraId="3DF17A68" w14:textId="3760CB0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Das Zitat verdichtet die gesamte Tragik der Ehe zwischen dem Maler Johann </w:t>
      </w:r>
      <w:del w:id="117" w:author="ThL" w:date="2026-07-11T12:19:00Z">
        <w:r w:rsidRPr="008341DF" w:rsidDel="0068608A">
          <w:rPr>
            <w:rFonts w:ascii="Book Antiqua" w:eastAsia="SimSun" w:hAnsi="Book Antiqua"/>
            <w:color w:val="000000" w:themeColor="text1"/>
            <w:sz w:val="20"/>
            <w:lang w:val="de-DE"/>
          </w:rPr>
          <w:delText xml:space="preserve">Veraguth </w:delText>
        </w:r>
      </w:del>
      <w:r w:rsidRPr="008341DF">
        <w:rPr>
          <w:rFonts w:ascii="Book Antiqua" w:eastAsia="SimSun" w:hAnsi="Book Antiqua"/>
          <w:color w:val="000000" w:themeColor="text1"/>
          <w:sz w:val="20"/>
          <w:lang w:val="de-DE"/>
        </w:rPr>
        <w:t xml:space="preserve">und seiner Frau Adele in einer alltäglichen Szene von großer </w:t>
      </w:r>
      <w:r w:rsidRPr="008341DF">
        <w:rPr>
          <w:rFonts w:ascii="Book Antiqua" w:eastAsia="SimSun" w:hAnsi="Book Antiqua"/>
          <w:color w:val="000000" w:themeColor="text1"/>
          <w:sz w:val="20"/>
          <w:lang w:val="de-DE"/>
        </w:rPr>
        <w:lastRenderedPageBreak/>
        <w:t xml:space="preserve">symbolischer Kraft. Das Schweigen, das mit Pierres Rückkehr eintritt, ist kein friedliches, sondern ein vielsagendes, das die unüberbrückbare Kluft zwischen den Ehepartnern markiert. Es handelt sich um </w:t>
      </w:r>
      <w:del w:id="118" w:author="ThL" w:date="2026-07-11T12:19:00Z">
        <w:r w:rsidRPr="008341DF" w:rsidDel="0068608A">
          <w:rPr>
            <w:rFonts w:ascii="Book Antiqua" w:eastAsia="SimSun" w:hAnsi="Book Antiqua"/>
            <w:color w:val="000000" w:themeColor="text1"/>
            <w:sz w:val="20"/>
            <w:lang w:val="de-DE"/>
          </w:rPr>
          <w:delText xml:space="preserve">das </w:delText>
        </w:r>
      </w:del>
      <w:ins w:id="119" w:author="ThL" w:date="2026-07-11T12:19:00Z">
        <w:r w:rsidR="0068608A">
          <w:rPr>
            <w:rFonts w:ascii="Book Antiqua" w:eastAsia="SimSun" w:hAnsi="Book Antiqua"/>
            <w:color w:val="000000" w:themeColor="text1"/>
            <w:sz w:val="20"/>
            <w:lang w:val="de-DE"/>
          </w:rPr>
          <w:t>ein</w:t>
        </w:r>
        <w:r w:rsidR="0068608A"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Schweigen der Erschöpfung und der Resignation, in dem alle Versuche der Verständigung bereits verstummt sind.</w:t>
      </w:r>
    </w:p>
    <w:p w14:paraId="73F1B328" w14:textId="672DC606"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Knabe Pierre, der „zwischen den beiden entfremdeten Menschen</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sitzt, wird zum lebendigen Symbol ihrer zerrütteten Beziehung. Er ist sowohl das einzige verbliebene Bindeglied als auch der stille Leidtragende ihrer Entfremdung. Dass er „von beiden bedient und unterhalten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wird, „wie er es gewohnt war</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beschreibt kein harmonisches Familienidyll, sondern ein routiniertes, emotionsloses Ritual. Die Fürsorge wirkt mechanisch und ist Ausdruck einer Pflicht, nicht einer liebevollen Verbindung. Die Eltern agieren nicht miteinander, sondern nebeneinander, wobei ihre gesamte Aufmerksamkeit auf den Sohn projiziert wird, um die peinliche Leere zwischen ihnen zu überdecken.</w:t>
      </w:r>
    </w:p>
    <w:p w14:paraId="1A72FB65" w14:textId="0E9DB59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zentrale Einsicht in Johann Veraguths Gefühlswelt liefert die Begründung für sein Verhalten: „</w:t>
      </w:r>
      <w:ins w:id="120" w:author="ThL" w:date="2026-07-11T12:21:00Z">
        <w:r w:rsidR="0068608A">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denn nachher blieb der Kleine bei Mama, und es war zweifelhaft, ob er heute nochmals ins Atelier kommen würde.</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Dies offenbart seinen schmerzlichen Konflikt. Das Atelier ist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nicht nur Arbeitsplatz, sondern </w:t>
      </w:r>
      <w:ins w:id="121" w:author="ThL" w:date="2026-07-11T12:21:00Z">
        <w:r w:rsidR="0068608A">
          <w:rPr>
            <w:rFonts w:ascii="Book Antiqua" w:eastAsia="SimSun" w:hAnsi="Book Antiqua"/>
            <w:color w:val="000000" w:themeColor="text1"/>
            <w:sz w:val="20"/>
            <w:lang w:val="de-DE"/>
          </w:rPr>
          <w:t xml:space="preserve">auch </w:t>
        </w:r>
      </w:ins>
      <w:r w:rsidRPr="008341DF">
        <w:rPr>
          <w:rFonts w:ascii="Book Antiqua" w:eastAsia="SimSun" w:hAnsi="Book Antiqua"/>
          <w:color w:val="000000" w:themeColor="text1"/>
          <w:sz w:val="20"/>
          <w:lang w:val="de-DE"/>
        </w:rPr>
        <w:t xml:space="preserve">sein emotionaler Rückzugsort, sein wahres Zuhause, in dem auch der </w:t>
      </w:r>
      <w:ins w:id="122" w:author="ThL" w:date="2026-07-11T12:21:00Z">
        <w:r w:rsidR="0068608A">
          <w:rPr>
            <w:rFonts w:ascii="Book Antiqua" w:eastAsia="SimSun" w:hAnsi="Book Antiqua"/>
            <w:color w:val="000000" w:themeColor="text1"/>
            <w:sz w:val="20"/>
            <w:lang w:val="de-DE"/>
          </w:rPr>
          <w:t xml:space="preserve">jüngere </w:t>
        </w:r>
      </w:ins>
      <w:r w:rsidRPr="008341DF">
        <w:rPr>
          <w:rFonts w:ascii="Book Antiqua" w:eastAsia="SimSun" w:hAnsi="Book Antiqua"/>
          <w:color w:val="000000" w:themeColor="text1"/>
          <w:sz w:val="20"/>
          <w:lang w:val="de-DE"/>
        </w:rPr>
        <w:t>Sohn einen Platz hat. Die gemeinsame Zeit dort ist für ihn der einzige authentische und lebendige Moment seines Familienlebens. Sein Versuch, die Mahlzeit hinauszuzögern, ist somit ein verzweifelter, letzter Griff nach diesem Stück gemeinsamer Wirklichkeit und Intimität mit dem Sohn, das ihm von der Konvention der bürgerlichen Familie (repräsentiert durch die Mutter und das „bei Mama bleiben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streitig gemacht wird.</w:t>
      </w:r>
    </w:p>
    <w:p w14:paraId="482320E4" w14:textId="5BBE20F3"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erste Szene etabliert damit den Normalzustand der Familie als </w:t>
      </w:r>
      <w:ins w:id="123" w:author="ThL" w:date="2026-07-11T12:25:00Z">
        <w:r w:rsidR="0068608A">
          <w:rPr>
            <w:rFonts w:ascii="Book Antiqua" w:eastAsia="SimSun" w:hAnsi="Book Antiqua"/>
            <w:color w:val="000000" w:themeColor="text1"/>
            <w:sz w:val="20"/>
            <w:lang w:val="de-DE"/>
          </w:rPr>
          <w:t xml:space="preserve">einer </w:t>
        </w:r>
      </w:ins>
      <w:r w:rsidRPr="008341DF">
        <w:rPr>
          <w:rFonts w:ascii="Book Antiqua" w:eastAsia="SimSun" w:hAnsi="Book Antiqua"/>
          <w:color w:val="000000" w:themeColor="text1"/>
          <w:sz w:val="20"/>
          <w:lang w:val="de-DE"/>
        </w:rPr>
        <w:t>erstarrte</w:t>
      </w:r>
      <w:ins w:id="124" w:author="ThL" w:date="2026-07-11T12:25:00Z">
        <w:r w:rsidR="0068608A">
          <w:rPr>
            <w:rFonts w:ascii="Book Antiqua" w:eastAsia="SimSun" w:hAnsi="Book Antiqua"/>
            <w:color w:val="000000" w:themeColor="text1"/>
            <w:sz w:val="20"/>
            <w:lang w:val="de-DE"/>
          </w:rPr>
          <w:t>n</w:t>
        </w:r>
      </w:ins>
      <w:r w:rsidRPr="008341DF">
        <w:rPr>
          <w:rFonts w:ascii="Book Antiqua" w:eastAsia="SimSun" w:hAnsi="Book Antiqua"/>
          <w:color w:val="000000" w:themeColor="text1"/>
          <w:sz w:val="20"/>
          <w:lang w:val="de-DE"/>
        </w:rPr>
        <w:t xml:space="preserve"> Routine, die erst durch die Anwesenheit eines Außenstehenden durchbrochen wird. Die folgende Kaffeeszene führt vor Augen, wie fragil die familiäre Fassade tatsächlich ist.</w:t>
      </w:r>
    </w:p>
    <w:p w14:paraId="06B1A472" w14:textId="3F39F50F"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Kaffeeszene in </w:t>
      </w:r>
      <w:del w:id="125" w:author="ThL" w:date="2026-07-11T12:26:00Z">
        <w:r w:rsidRPr="008341DF" w:rsidDel="0057684F">
          <w:rPr>
            <w:rFonts w:ascii="Book Antiqua" w:eastAsia="SimSun" w:hAnsi="Book Antiqua"/>
            <w:color w:val="000000" w:themeColor="text1"/>
            <w:sz w:val="20"/>
            <w:lang w:val="de-DE"/>
          </w:rPr>
          <w:delText xml:space="preserve">Frau Veraguths </w:delText>
        </w:r>
      </w:del>
      <w:ins w:id="126" w:author="ThL" w:date="2026-07-11T12:26:00Z">
        <w:r w:rsidR="0057684F">
          <w:rPr>
            <w:rFonts w:ascii="Book Antiqua" w:eastAsia="SimSun" w:hAnsi="Book Antiqua"/>
            <w:color w:val="000000" w:themeColor="text1"/>
            <w:sz w:val="20"/>
            <w:lang w:val="de-DE"/>
          </w:rPr>
          <w:t xml:space="preserve">Adeles </w:t>
        </w:r>
      </w:ins>
      <w:r w:rsidRPr="008341DF">
        <w:rPr>
          <w:rFonts w:ascii="Book Antiqua" w:eastAsia="SimSun" w:hAnsi="Book Antiqua"/>
          <w:color w:val="000000" w:themeColor="text1"/>
          <w:sz w:val="20"/>
          <w:lang w:val="de-DE"/>
        </w:rPr>
        <w:t>Zimmer stellt einen bedeutsamen Kontrast zur vorher analysierten stillen Mahlzeit dar und offenbart die komplexe Dynamik der Beziehung unter dem Einfluss eines externen Gastes.</w:t>
      </w:r>
    </w:p>
    <w:p w14:paraId="67FE662E" w14:textId="77777777" w:rsidR="009A48C6" w:rsidRPr="00CC473C" w:rsidRDefault="00083815">
      <w:pPr>
        <w:spacing w:after="0" w:line="240" w:lineRule="exact"/>
        <w:ind w:firstLine="397"/>
        <w:jc w:val="both"/>
        <w:rPr>
          <w:iCs/>
          <w:color w:val="000000" w:themeColor="text1"/>
          <w:lang w:val="de-DE"/>
        </w:rPr>
      </w:pPr>
      <w:commentRangeStart w:id="127"/>
      <w:r w:rsidRPr="00CC473C">
        <w:rPr>
          <w:rFonts w:ascii="Book Antiqua" w:eastAsia="SimSun" w:hAnsi="Book Antiqua"/>
          <w:iCs/>
          <w:color w:val="000000" w:themeColor="text1"/>
          <w:sz w:val="20"/>
          <w:lang w:val="de-DE"/>
        </w:rPr>
        <w:t>In Frau Veraguths Zimmer war Kaffee serviert. Man trank Kaffee und Likör und plauderte eine Stunde, von der Seereise, von Gummipflanzungen, über chinesisches Porzellan. Der Maler war anfangs still und etwas bedrückt, er hatte dies Zimmer seit Monaten nicht mehr betreten. Aber es ging alles gut, und mit Ottos Gegenwart schien eine leichte, frohere, kindlichere Atmosphäre in das Haus gekommen zu sein.</w:t>
      </w:r>
      <w:r w:rsidRPr="00CC473C">
        <w:rPr>
          <w:rFonts w:ascii="Book Antiqua" w:hAnsi="Book Antiqua"/>
          <w:iCs/>
          <w:color w:val="000000" w:themeColor="text1"/>
          <w:sz w:val="20"/>
          <w:vertAlign w:val="superscript"/>
        </w:rPr>
        <w:footnoteReference w:id="10"/>
      </w:r>
      <w:commentRangeEnd w:id="127"/>
      <w:r w:rsidR="0057684F">
        <w:rPr>
          <w:rStyle w:val="Kommentarzeichen"/>
        </w:rPr>
        <w:commentReference w:id="127"/>
      </w:r>
    </w:p>
    <w:p w14:paraId="25A2D877" w14:textId="6807A603"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lastRenderedPageBreak/>
        <w:t xml:space="preserve">Aussagekräftig ist bereits der Schauplatz: Für den Maler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ist der Eintritt in das Zimmer seiner Frau eine Grenzüberschreitung, da er es „seit Monaten nicht mehr betreten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hat. Dieser Raum ist das territoriale und symbolische Gegenstück zu seinem Atelier; er repräsentiert die bürgerliche, konventionelle Welt, die er innerlich längst verlassen hat. Seine anfängliche Stille und Bedrücktheit sind daher Zeichen eines starken Unbehagens. Er befindet sich buchstäblich auf feindlichem Boden. Die oberflächliche, höfliche Konversation über neutrale Themen wie die Seereise, Gummipflanzungen und Porzellan dient als soziales Schmiermittel. Sie ist ein klassischer Akt der Verstellung, der es den Eheleuten ermöglicht, den Schein von Normalität und Gastfreundschaft vor dem Besuch zu wahren. Die Themen sind bewusst unpersönlich gewählt, um jeden emotionalen Ausbruch oder jedes Aufbrechen der </w:t>
      </w:r>
      <w:del w:id="131" w:author="ThL" w:date="2026-07-11T12:32:00Z">
        <w:r w:rsidRPr="008341DF" w:rsidDel="00ED65C1">
          <w:rPr>
            <w:rFonts w:ascii="Book Antiqua" w:eastAsia="SimSun" w:hAnsi="Book Antiqua"/>
            <w:color w:val="000000" w:themeColor="text1"/>
            <w:sz w:val="20"/>
            <w:lang w:val="de-DE"/>
          </w:rPr>
          <w:delText xml:space="preserve">wunden </w:delText>
        </w:r>
      </w:del>
      <w:r w:rsidRPr="008341DF">
        <w:rPr>
          <w:rFonts w:ascii="Book Antiqua" w:eastAsia="SimSun" w:hAnsi="Book Antiqua"/>
          <w:color w:val="000000" w:themeColor="text1"/>
          <w:sz w:val="20"/>
          <w:lang w:val="de-DE"/>
        </w:rPr>
        <w:t>Konflikte zu vermeiden.</w:t>
      </w:r>
      <w:r w:rsidRPr="006D1A59">
        <w:rPr>
          <w:rFonts w:ascii="Book Antiqua" w:hAnsi="Book Antiqua"/>
          <w:color w:val="000000" w:themeColor="text1"/>
          <w:sz w:val="20"/>
          <w:vertAlign w:val="superscript"/>
        </w:rPr>
        <w:footnoteReference w:id="11"/>
      </w:r>
    </w:p>
    <w:p w14:paraId="73571A54" w14:textId="431371A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entscheidende Wandlung bringt „Ottos Gegenwart</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Er fungiert als Puffer und Moderator zwischen den </w:t>
      </w:r>
      <w:ins w:id="141" w:author="ThL" w:date="2026-07-11T12:33:00Z">
        <w:r w:rsidR="00ED65C1">
          <w:rPr>
            <w:rFonts w:ascii="Book Antiqua" w:eastAsia="SimSun" w:hAnsi="Book Antiqua"/>
            <w:color w:val="000000" w:themeColor="text1"/>
            <w:sz w:val="20"/>
            <w:lang w:val="de-DE"/>
          </w:rPr>
          <w:t xml:space="preserve">beiden </w:t>
        </w:r>
      </w:ins>
      <w:r w:rsidRPr="008341DF">
        <w:rPr>
          <w:rFonts w:ascii="Book Antiqua" w:eastAsia="SimSun" w:hAnsi="Book Antiqua"/>
          <w:color w:val="000000" w:themeColor="text1"/>
          <w:sz w:val="20"/>
          <w:lang w:val="de-DE"/>
        </w:rPr>
        <w:t>verfeindeten Parteien. Seine unverfängliche, wohlwollende Art zwingt beide, ihre Rollen als Gastgeber einzunehmen und ihre privaten Feindseligkeiten hintanzustellen. Die „leichte, frohere, kindlichere Atmosphäre</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 mit ihm einzuziehen scheint, ist jedoch trügerisch. Es handelt sich nicht um eine echte Versöhnung, sondern </w:t>
      </w:r>
      <w:ins w:id="142" w:author="ThL" w:date="2026-07-11T12:33:00Z">
        <w:r w:rsidR="00ED65C1">
          <w:rPr>
            <w:rFonts w:ascii="Book Antiqua" w:eastAsia="SimSun" w:hAnsi="Book Antiqua"/>
            <w:color w:val="000000" w:themeColor="text1"/>
            <w:sz w:val="20"/>
            <w:lang w:val="de-DE"/>
          </w:rPr>
          <w:t xml:space="preserve">nur </w:t>
        </w:r>
      </w:ins>
      <w:r w:rsidRPr="008341DF">
        <w:rPr>
          <w:rFonts w:ascii="Book Antiqua" w:eastAsia="SimSun" w:hAnsi="Book Antiqua"/>
          <w:color w:val="000000" w:themeColor="text1"/>
          <w:sz w:val="20"/>
          <w:lang w:val="de-DE"/>
        </w:rPr>
        <w:t xml:space="preserve">um eine </w:t>
      </w:r>
      <w:del w:id="143" w:author="ThL" w:date="2026-07-11T12:33:00Z">
        <w:r w:rsidRPr="008341DF" w:rsidDel="00ED65C1">
          <w:rPr>
            <w:rFonts w:ascii="Book Antiqua" w:eastAsia="SimSun" w:hAnsi="Book Antiqua"/>
            <w:color w:val="000000" w:themeColor="text1"/>
            <w:sz w:val="20"/>
            <w:lang w:val="de-DE"/>
          </w:rPr>
          <w:delText xml:space="preserve">temporäre </w:delText>
        </w:r>
      </w:del>
      <w:r w:rsidRPr="008341DF">
        <w:rPr>
          <w:rFonts w:ascii="Book Antiqua" w:eastAsia="SimSun" w:hAnsi="Book Antiqua"/>
          <w:color w:val="000000" w:themeColor="text1"/>
          <w:sz w:val="20"/>
          <w:lang w:val="de-DE"/>
        </w:rPr>
        <w:t xml:space="preserve">Atempause, eine soziale Fiktion, die </w:t>
      </w:r>
      <w:commentRangeStart w:id="144"/>
      <w:del w:id="145" w:author="ThL" w:date="2026-07-11T12:33:00Z">
        <w:r w:rsidRPr="008341DF" w:rsidDel="00ED65C1">
          <w:rPr>
            <w:rFonts w:ascii="Book Antiqua" w:eastAsia="SimSun" w:hAnsi="Book Antiqua"/>
            <w:color w:val="000000" w:themeColor="text1"/>
            <w:sz w:val="20"/>
            <w:lang w:val="de-DE"/>
          </w:rPr>
          <w:delText xml:space="preserve">nur </w:delText>
        </w:r>
      </w:del>
      <w:ins w:id="146" w:author="ThL" w:date="2026-07-11T12:33:00Z">
        <w:r w:rsidR="00ED65C1">
          <w:rPr>
            <w:rFonts w:ascii="Book Antiqua" w:eastAsia="SimSun" w:hAnsi="Book Antiqua"/>
            <w:color w:val="000000" w:themeColor="text1"/>
            <w:sz w:val="20"/>
            <w:lang w:val="de-DE"/>
          </w:rPr>
          <w:t>lediglich</w:t>
        </w:r>
        <w:commentRangeEnd w:id="144"/>
        <w:r w:rsidR="00ED65C1">
          <w:rPr>
            <w:rStyle w:val="Kommentarzeichen"/>
          </w:rPr>
          <w:commentReference w:id="144"/>
        </w:r>
        <w:r w:rsidR="00ED65C1"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 xml:space="preserve">für die Dauer des Besuchs aufrechterhalten werden kann. Hesse zeigt hier meisterhaft, wie Außenstehende oft als Stabilisatoren einer brüchigen Ehe wirken können, indem sie die Protagonisten zwingen, </w:t>
      </w:r>
      <w:del w:id="147" w:author="ThL" w:date="2026-07-11T12:34:00Z">
        <w:r w:rsidRPr="008341DF" w:rsidDel="00ED65C1">
          <w:rPr>
            <w:rFonts w:ascii="Book Antiqua" w:eastAsia="SimSun" w:hAnsi="Book Antiqua"/>
            <w:color w:val="000000" w:themeColor="text1"/>
            <w:sz w:val="20"/>
            <w:lang w:val="de-DE"/>
          </w:rPr>
          <w:delText xml:space="preserve">ihre </w:delText>
        </w:r>
      </w:del>
      <w:ins w:id="148" w:author="ThL" w:date="2026-07-11T12:34:00Z">
        <w:r w:rsidR="00ED65C1">
          <w:rPr>
            <w:rFonts w:ascii="Book Antiqua" w:eastAsia="SimSun" w:hAnsi="Book Antiqua"/>
            <w:color w:val="000000" w:themeColor="text1"/>
            <w:sz w:val="20"/>
            <w:lang w:val="de-DE"/>
          </w:rPr>
          <w:t xml:space="preserve">die </w:t>
        </w:r>
      </w:ins>
      <w:r w:rsidRPr="008341DF">
        <w:rPr>
          <w:rFonts w:ascii="Book Antiqua" w:eastAsia="SimSun" w:hAnsi="Book Antiqua"/>
          <w:color w:val="000000" w:themeColor="text1"/>
          <w:sz w:val="20"/>
          <w:lang w:val="de-DE"/>
        </w:rPr>
        <w:t>Maske</w:t>
      </w:r>
      <w:del w:id="149" w:author="ThL" w:date="2026-07-11T12:34:00Z">
        <w:r w:rsidRPr="008341DF" w:rsidDel="00ED65C1">
          <w:rPr>
            <w:rFonts w:ascii="Book Antiqua" w:eastAsia="SimSun" w:hAnsi="Book Antiqua"/>
            <w:color w:val="000000" w:themeColor="text1"/>
            <w:sz w:val="20"/>
            <w:lang w:val="de-DE"/>
          </w:rPr>
          <w:delText>n</w:delText>
        </w:r>
      </w:del>
      <w:r w:rsidRPr="008341DF">
        <w:rPr>
          <w:rFonts w:ascii="Book Antiqua" w:eastAsia="SimSun" w:hAnsi="Book Antiqua"/>
          <w:color w:val="000000" w:themeColor="text1"/>
          <w:sz w:val="20"/>
          <w:lang w:val="de-DE"/>
        </w:rPr>
        <w:t xml:space="preserve"> des Anstands aufzusetzen und so für einen Moment die Illusion von Harmonie zu erzeugen, die im Kern </w:t>
      </w:r>
      <w:ins w:id="150" w:author="ThL" w:date="2026-07-11T12:34:00Z">
        <w:r w:rsidR="00ED65C1">
          <w:rPr>
            <w:rFonts w:ascii="Book Antiqua" w:eastAsia="SimSun" w:hAnsi="Book Antiqua"/>
            <w:color w:val="000000" w:themeColor="text1"/>
            <w:sz w:val="20"/>
            <w:lang w:val="de-DE"/>
          </w:rPr>
          <w:t xml:space="preserve">aber </w:t>
        </w:r>
      </w:ins>
      <w:r w:rsidRPr="008341DF">
        <w:rPr>
          <w:rFonts w:ascii="Book Antiqua" w:eastAsia="SimSun" w:hAnsi="Book Antiqua"/>
          <w:color w:val="000000" w:themeColor="text1"/>
          <w:sz w:val="20"/>
          <w:lang w:val="de-DE"/>
        </w:rPr>
        <w:t>bereits zerstört ist.</w:t>
      </w:r>
    </w:p>
    <w:p w14:paraId="6F9A0532" w14:textId="2F9278B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Krise um Pierres Gesundheit schließlich durchbricht die Fassade in einem Maße, das über das bisher Beschriebene noch hinausgeht: In der Frühstücksszene des zwölften Kapitels kommt es zu einem seltenen, fast unwirklichen Moment der Annäherung zwischen den Eheleuten. Die Situation ist von einer ungewöhnlichen, fast unwirklichen Heiterkeit geprägt, die durch die Sorge um den gesundheitlich angeschlagenen Sohn Pierre ausgelöst wurde. Seine Besserung wirkt wie ein Katalysator, der die erstarrten Fronten zwischen den Ehepartnern kurzzeitig aufbricht.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frühes Erscheinen zum gemeinsamen Frühstück ist an sich schon ein </w:t>
      </w:r>
      <w:del w:id="151" w:author="ThL" w:date="2026-07-11T12:37:00Z">
        <w:r w:rsidRPr="008341DF" w:rsidDel="001E4A78">
          <w:rPr>
            <w:rFonts w:ascii="Book Antiqua" w:eastAsia="SimSun" w:hAnsi="Book Antiqua"/>
            <w:color w:val="000000" w:themeColor="text1"/>
            <w:sz w:val="20"/>
            <w:lang w:val="de-DE"/>
          </w:rPr>
          <w:delText xml:space="preserve">symbolischer </w:delText>
        </w:r>
      </w:del>
      <w:ins w:id="152" w:author="ThL" w:date="2026-07-11T12:37:00Z">
        <w:r w:rsidR="001E4A78">
          <w:rPr>
            <w:rFonts w:ascii="Book Antiqua" w:eastAsia="SimSun" w:hAnsi="Book Antiqua"/>
            <w:color w:val="000000" w:themeColor="text1"/>
            <w:sz w:val="20"/>
            <w:lang w:val="de-DE"/>
          </w:rPr>
          <w:t>symbolträchtiger</w:t>
        </w:r>
        <w:r w:rsidR="001E4A78" w:rsidRPr="008341DF">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Akt. Dass er „seit Jahren das erste Mal</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zu dieser Stunde an ihrem Tisch sitzt, unterstreicht die Tiefe der vorangegangenen Entfremdung. Sein Zimmer und vor allem sein Atelier waren zu seinem eigentlichen Lebensraum geworden; der Rest des Hauses, insbesondere der Bereich seiner Frau, war ihm </w:t>
      </w:r>
      <w:ins w:id="153" w:author="ThL" w:date="2026-07-11T12:38:00Z">
        <w:r w:rsidR="001E4A78">
          <w:rPr>
            <w:rFonts w:ascii="Book Antiqua" w:eastAsia="SimSun" w:hAnsi="Book Antiqua"/>
            <w:color w:val="000000" w:themeColor="text1"/>
            <w:sz w:val="20"/>
            <w:lang w:val="de-DE"/>
          </w:rPr>
          <w:t>fremd geworden</w:t>
        </w:r>
      </w:ins>
      <w:del w:id="154" w:author="ThL" w:date="2026-07-11T12:38:00Z">
        <w:r w:rsidRPr="008341DF" w:rsidDel="001E4A78">
          <w:rPr>
            <w:rFonts w:ascii="Book Antiqua" w:eastAsia="SimSun" w:hAnsi="Book Antiqua"/>
            <w:color w:val="000000" w:themeColor="text1"/>
            <w:sz w:val="20"/>
            <w:lang w:val="de-DE"/>
          </w:rPr>
          <w:delText>zur Fremde</w:delText>
        </w:r>
      </w:del>
      <w:r w:rsidRPr="008341DF">
        <w:rPr>
          <w:rFonts w:ascii="Book Antiqua" w:eastAsia="SimSun" w:hAnsi="Book Antiqua"/>
          <w:color w:val="000000" w:themeColor="text1"/>
          <w:sz w:val="20"/>
          <w:lang w:val="de-DE"/>
        </w:rPr>
        <w:t>. Seine freundliche und selbstverständliche Art wirkt daher auf beide ungewohnt. Adele beobachtet ihn mit „fast misstrauischem Erstaunen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was die Tiefe des Misstrauens und </w:t>
      </w:r>
      <w:r w:rsidRPr="008341DF">
        <w:rPr>
          <w:rFonts w:ascii="Book Antiqua" w:eastAsia="SimSun" w:hAnsi="Book Antiqua"/>
          <w:color w:val="000000" w:themeColor="text1"/>
          <w:sz w:val="20"/>
          <w:lang w:val="de-DE"/>
        </w:rPr>
        <w:lastRenderedPageBreak/>
        <w:t xml:space="preserve">der Entfremdung bezeugt. Für sie ist dieses Verhalten nicht normal, sondern verstörend, </w:t>
      </w:r>
      <w:ins w:id="155" w:author="ThL" w:date="2026-07-11T12:38:00Z">
        <w:r w:rsidR="001E4A78">
          <w:rPr>
            <w:rFonts w:ascii="Book Antiqua" w:eastAsia="SimSun" w:hAnsi="Book Antiqua"/>
            <w:color w:val="000000" w:themeColor="text1"/>
            <w:sz w:val="20"/>
            <w:lang w:val="de-DE"/>
          </w:rPr>
          <w:t xml:space="preserve">gerade </w:t>
        </w:r>
      </w:ins>
      <w:r w:rsidRPr="008341DF">
        <w:rPr>
          <w:rFonts w:ascii="Book Antiqua" w:eastAsia="SimSun" w:hAnsi="Book Antiqua"/>
          <w:color w:val="000000" w:themeColor="text1"/>
          <w:sz w:val="20"/>
          <w:lang w:val="de-DE"/>
        </w:rPr>
        <w:t>weil es die gewohnte, kalte Routine durchbricht.</w:t>
      </w:r>
    </w:p>
    <w:p w14:paraId="1DDE0E89" w14:textId="517841E5"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 xml:space="preserve">Der zentrale emotionale Auslöser ist die gemeinsame Sorge um den Sohn.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Erleichterung ist so groß und authentisch, dass sie eine Tür zu seiner </w:t>
      </w:r>
      <w:del w:id="156" w:author="ThL" w:date="2026-07-11T12:39:00Z">
        <w:r w:rsidRPr="008341DF" w:rsidDel="001E4A78">
          <w:rPr>
            <w:rFonts w:ascii="Book Antiqua" w:eastAsia="SimSun" w:hAnsi="Book Antiqua"/>
            <w:color w:val="000000" w:themeColor="text1"/>
            <w:sz w:val="20"/>
            <w:lang w:val="de-DE"/>
          </w:rPr>
          <w:delText xml:space="preserve">verborgenen, </w:delText>
        </w:r>
      </w:del>
      <w:r w:rsidRPr="008341DF">
        <w:rPr>
          <w:rFonts w:ascii="Book Antiqua" w:eastAsia="SimSun" w:hAnsi="Book Antiqua"/>
          <w:color w:val="000000" w:themeColor="text1"/>
          <w:sz w:val="20"/>
          <w:lang w:val="de-DE"/>
        </w:rPr>
        <w:t>früheren</w:t>
      </w:r>
      <w:ins w:id="157" w:author="ThL" w:date="2026-07-11T12:39:00Z">
        <w:r w:rsidR="001E4A78">
          <w:rPr>
            <w:rFonts w:ascii="Book Antiqua" w:eastAsia="SimSun" w:hAnsi="Book Antiqua"/>
            <w:color w:val="000000" w:themeColor="text1"/>
            <w:sz w:val="20"/>
            <w:lang w:val="de-DE"/>
          </w:rPr>
          <w:t>, inzwischen verborgenen</w:t>
        </w:r>
      </w:ins>
      <w:r w:rsidRPr="008341DF">
        <w:rPr>
          <w:rFonts w:ascii="Book Antiqua" w:eastAsia="SimSun" w:hAnsi="Book Antiqua"/>
          <w:color w:val="000000" w:themeColor="text1"/>
          <w:sz w:val="20"/>
          <w:lang w:val="de-DE"/>
        </w:rPr>
        <w:t xml:space="preserve"> Persönlichkeit öffnet. Die Beschreibung seiner „knabenhaften Heiterkeit</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 seine Frau einst besonders geliebt hatte und die nun nur noch im Sohn weiterlebt, ist von tragischer Ironie. Sie zeigt, welch liebenswerter Mensch Johann Veraguth einmal war und welches Glück in dieser Ehe verloren gegangen ist. In diesem Moment scheint eine echte Versöhnung möglich. Doch der Vorschlag, sie solle mit den Kindern für den Winter nach St. Moritz gehen, entlarvt diesen scheinbaren Annäherungsversuch sofort als das, was er vielleicht unbewusst auch ist: ein eleganter Rückzug. Statt die neu gewonnene Nähe zu nutzen, um die Beziehung zu reparieren, schlägt er vor, die räumliche Distanz noch zu vergrößern. Dieser Plan verrät, dass sein primärer Wunsch nicht die Versöhnung mit seiner Frau, sondern die Bewahrung seiner künstlerischen Autonomie im Atelier ist. Die Krise des Sohnes hat eine kurze Atempause geschaffen, aber die fundamentalen Konflikte der Ehe bleiben unangetastet.</w:t>
      </w:r>
      <w:r w:rsidRPr="006D1A59">
        <w:rPr>
          <w:rFonts w:ascii="Book Antiqua" w:hAnsi="Book Antiqua"/>
          <w:color w:val="000000" w:themeColor="text1"/>
          <w:sz w:val="20"/>
          <w:vertAlign w:val="superscript"/>
        </w:rPr>
        <w:footnoteReference w:id="12"/>
      </w:r>
    </w:p>
    <w:p w14:paraId="23FB11FB"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088FCC8F" w14:textId="71ED8F57"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5. Kunst vs. Familie: Ein existenzieller Konflikt</w:t>
      </w:r>
    </w:p>
    <w:p w14:paraId="41A0EF8C" w14:textId="77777777" w:rsidR="004C5DD4" w:rsidRPr="008341DF" w:rsidRDefault="004C5DD4" w:rsidP="004C5DD4">
      <w:pPr>
        <w:spacing w:after="0" w:line="240" w:lineRule="exact"/>
        <w:jc w:val="both"/>
        <w:rPr>
          <w:color w:val="000000" w:themeColor="text1"/>
          <w:lang w:val="de-DE"/>
        </w:rPr>
      </w:pPr>
    </w:p>
    <w:p w14:paraId="0FA74D8A" w14:textId="268DB61C"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 xml:space="preserve">Otto erkennt in </w:t>
      </w:r>
      <w:ins w:id="160" w:author="ThL" w:date="2026-07-11T12:47:00Z">
        <w:r w:rsidR="00EF54F0">
          <w:rPr>
            <w:rFonts w:ascii="Book Antiqua" w:eastAsia="SimSun" w:hAnsi="Book Antiqua"/>
            <w:color w:val="000000" w:themeColor="text1"/>
            <w:sz w:val="20"/>
            <w:lang w:val="de-DE"/>
          </w:rPr>
          <w:t xml:space="preserve">seinem Jugendfreund </w:t>
        </w:r>
      </w:ins>
      <w:r w:rsidRPr="008341DF">
        <w:rPr>
          <w:rFonts w:ascii="Book Antiqua" w:eastAsia="SimSun" w:hAnsi="Book Antiqua"/>
          <w:color w:val="000000" w:themeColor="text1"/>
          <w:sz w:val="20"/>
          <w:lang w:val="de-DE"/>
        </w:rPr>
        <w:t xml:space="preserve">Johann </w:t>
      </w:r>
      <w:del w:id="161" w:author="ThL" w:date="2026-07-11T12:47:00Z">
        <w:r w:rsidRPr="008341DF" w:rsidDel="00EF54F0">
          <w:rPr>
            <w:rFonts w:ascii="Book Antiqua" w:eastAsia="SimSun" w:hAnsi="Book Antiqua"/>
            <w:color w:val="000000" w:themeColor="text1"/>
            <w:sz w:val="20"/>
            <w:lang w:val="de-DE"/>
          </w:rPr>
          <w:delText xml:space="preserve">keinen </w:delText>
        </w:r>
      </w:del>
      <w:ins w:id="162" w:author="ThL" w:date="2026-07-11T12:47:00Z">
        <w:r w:rsidR="00EF54F0">
          <w:rPr>
            <w:rFonts w:ascii="Book Antiqua" w:eastAsia="SimSun" w:hAnsi="Book Antiqua"/>
            <w:color w:val="000000" w:themeColor="text1"/>
            <w:sz w:val="20"/>
            <w:lang w:val="de-DE"/>
          </w:rPr>
          <w:t xml:space="preserve">nicht </w:t>
        </w:r>
      </w:ins>
      <w:r w:rsidRPr="008341DF">
        <w:rPr>
          <w:rFonts w:ascii="Book Antiqua" w:eastAsia="SimSun" w:hAnsi="Book Antiqua"/>
          <w:color w:val="000000" w:themeColor="text1"/>
          <w:sz w:val="20"/>
          <w:lang w:val="de-DE"/>
        </w:rPr>
        <w:t xml:space="preserve">einfach nur </w:t>
      </w:r>
      <w:ins w:id="163" w:author="ThL" w:date="2026-07-11T12:48:00Z">
        <w:r w:rsidR="00EF54F0">
          <w:rPr>
            <w:rFonts w:ascii="Book Antiqua" w:eastAsia="SimSun" w:hAnsi="Book Antiqua"/>
            <w:color w:val="000000" w:themeColor="text1"/>
            <w:sz w:val="20"/>
            <w:lang w:val="de-DE"/>
          </w:rPr>
          <w:t xml:space="preserve">einen </w:t>
        </w:r>
      </w:ins>
      <w:r w:rsidRPr="008341DF">
        <w:rPr>
          <w:rFonts w:ascii="Book Antiqua" w:eastAsia="SimSun" w:hAnsi="Book Antiqua"/>
          <w:color w:val="000000" w:themeColor="text1"/>
          <w:sz w:val="20"/>
          <w:lang w:val="de-DE"/>
        </w:rPr>
        <w:t>leidenden Ehemann, sondern einen Künstler, dessen gesamtes Dasein von einem „unheimlich unersättlichen Drang</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angetrieben wird. Diese Formulierung ist entscheidend: Die Kunst ist für Johann kein </w:t>
      </w:r>
      <w:proofErr w:type="spellStart"/>
      <w:r w:rsidRPr="008341DF">
        <w:rPr>
          <w:rFonts w:ascii="Book Antiqua" w:eastAsia="SimSun" w:hAnsi="Book Antiqua"/>
          <w:color w:val="000000" w:themeColor="text1"/>
          <w:sz w:val="20"/>
          <w:lang w:val="de-DE"/>
        </w:rPr>
        <w:t>hobbyhafter</w:t>
      </w:r>
      <w:proofErr w:type="spellEnd"/>
      <w:r w:rsidRPr="008341DF">
        <w:rPr>
          <w:rFonts w:ascii="Book Antiqua" w:eastAsia="SimSun" w:hAnsi="Book Antiqua"/>
          <w:color w:val="000000" w:themeColor="text1"/>
          <w:sz w:val="20"/>
          <w:lang w:val="de-DE"/>
        </w:rPr>
        <w:t xml:space="preserve"> Zeitvertreib, sondern eine obsessive, dämonische Besessenheit, ein existenzieller Zwang, „die Welt zu jeder Stunde neu mit seinen Sinnen zu erfassen und zu überwältigen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Dieses Schaffen ist kein Akt der Freude, sondern ein Überlebensmechanismus einer zutiefst vereinsamten Seele.</w:t>
      </w:r>
      <w:r w:rsidRPr="006D1A59">
        <w:rPr>
          <w:rFonts w:ascii="Book Antiqua" w:hAnsi="Book Antiqua"/>
          <w:color w:val="000000" w:themeColor="text1"/>
          <w:sz w:val="20"/>
          <w:vertAlign w:val="superscript"/>
        </w:rPr>
        <w:footnoteReference w:id="13"/>
      </w:r>
    </w:p>
    <w:p w14:paraId="20566B76" w14:textId="30E42DE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Ottos Einsicht, dass dies das „Geheimnis</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jedes großen Künstlers sei, verweist auf eine im Roman angelegte romantische Künstlerkonzeption, die Johanns Leiden in eine größere Tradition rückt und als notwendigen Preis für die Kunst erscheinen lässt — ohne dass der Roman diese Deutung ungebrochen bestätigt; die katastrophalen Folgen für die Familie problematisieren sie vielmehr aufs Schärfste.</w:t>
      </w:r>
    </w:p>
    <w:p w14:paraId="2E654B46" w14:textId="4F21D906"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Quelle dieser Kunst ist kein sprudelnder Quell der Inspiration, sondern ein „dunkler Brunnen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aus „innerer Vereinsamung und seelischer Selbstpeinigung</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Hier wird der fundamentale Widerspruch zu </w:t>
      </w:r>
      <w:del w:id="168" w:author="ThL" w:date="2026-07-11T12:49:00Z">
        <w:r w:rsidRPr="008341DF" w:rsidDel="00EF54F0">
          <w:rPr>
            <w:rFonts w:ascii="Book Antiqua" w:eastAsia="SimSun" w:hAnsi="Book Antiqua"/>
            <w:color w:val="000000" w:themeColor="text1"/>
            <w:sz w:val="20"/>
            <w:lang w:val="de-DE"/>
          </w:rPr>
          <w:delText xml:space="preserve">seinen </w:delText>
        </w:r>
      </w:del>
      <w:ins w:id="169" w:author="ThL" w:date="2026-07-11T12:49:00Z">
        <w:r w:rsidR="00EF54F0">
          <w:rPr>
            <w:rFonts w:ascii="Book Antiqua" w:eastAsia="SimSun" w:hAnsi="Book Antiqua"/>
            <w:color w:val="000000" w:themeColor="text1"/>
            <w:sz w:val="20"/>
            <w:lang w:val="de-DE"/>
          </w:rPr>
          <w:t xml:space="preserve">Johanns </w:t>
        </w:r>
      </w:ins>
      <w:r w:rsidRPr="008341DF">
        <w:rPr>
          <w:rFonts w:ascii="Book Antiqua" w:eastAsia="SimSun" w:hAnsi="Book Antiqua"/>
          <w:color w:val="000000" w:themeColor="text1"/>
          <w:sz w:val="20"/>
          <w:lang w:val="de-DE"/>
        </w:rPr>
        <w:t xml:space="preserve">familialen Pflichten offenbar: Ein Mann, der sich ständig selbst peinigt und dessen Seele sich aus einem Brunnen der Einsamkeit nährt, hat </w:t>
      </w:r>
      <w:r w:rsidRPr="008341DF">
        <w:rPr>
          <w:rFonts w:ascii="Book Antiqua" w:eastAsia="SimSun" w:hAnsi="Book Antiqua"/>
          <w:color w:val="000000" w:themeColor="text1"/>
          <w:sz w:val="20"/>
          <w:lang w:val="de-DE"/>
        </w:rPr>
        <w:lastRenderedPageBreak/>
        <w:t>keine emotionalen Ressourcen mehr, um ein fürsorglicher Ehemann und Vater zu sein. Die Energie, die die Familie einfordert, wird vollständig vom künstlerischen Schaffensdrang absorbiert.</w:t>
      </w:r>
      <w:r w:rsidRPr="006D1A59">
        <w:rPr>
          <w:rFonts w:ascii="Book Antiqua" w:hAnsi="Book Antiqua"/>
          <w:color w:val="000000" w:themeColor="text1"/>
          <w:sz w:val="20"/>
          <w:vertAlign w:val="superscript"/>
        </w:rPr>
        <w:footnoteReference w:id="14"/>
      </w:r>
    </w:p>
    <w:p w14:paraId="7F057D80" w14:textId="125A6D1B" w:rsidR="009A48C6" w:rsidRPr="008341DF" w:rsidRDefault="00083815">
      <w:pPr>
        <w:spacing w:after="0" w:line="240" w:lineRule="exact"/>
        <w:ind w:firstLine="397"/>
        <w:jc w:val="both"/>
        <w:rPr>
          <w:color w:val="000000" w:themeColor="text1"/>
          <w:lang w:val="de-DE"/>
        </w:rPr>
      </w:pPr>
      <w:commentRangeStart w:id="181"/>
      <w:r w:rsidRPr="008341DF">
        <w:rPr>
          <w:rFonts w:ascii="Book Antiqua" w:eastAsia="SimSun" w:hAnsi="Book Antiqua"/>
          <w:color w:val="000000" w:themeColor="text1"/>
          <w:sz w:val="20"/>
          <w:lang w:val="de-DE"/>
        </w:rPr>
        <w:t>Die Formulierung „sättigte</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t>
      </w:r>
      <w:commentRangeEnd w:id="181"/>
      <w:r w:rsidR="00EF54F0">
        <w:rPr>
          <w:rStyle w:val="Kommentarzeichen"/>
        </w:rPr>
        <w:commentReference w:id="181"/>
      </w:r>
      <w:r w:rsidRPr="008341DF">
        <w:rPr>
          <w:rFonts w:ascii="Book Antiqua" w:eastAsia="SimSun" w:hAnsi="Book Antiqua"/>
          <w:color w:val="000000" w:themeColor="text1"/>
          <w:sz w:val="20"/>
          <w:lang w:val="de-DE"/>
        </w:rPr>
        <w:t>deutet auf ein Vollständigkeitsstreben hin. Johanns Seele verlangt nach absoluter Sättigung durch die Kunst; für die Bedürfnisse anderer bleibt schlicht kein Raum. Die Familie wird nicht etwa aktiv gehasst, sondern sie wird – was vielleicht noch vernichtender ist – durch die Totalität der künstlerischen Existenz marginalisiert und unsichtbar gemacht.</w:t>
      </w:r>
    </w:p>
    <w:p w14:paraId="10ACA17C" w14:textId="2CAFD5E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Otto begreift, dass die „sonderbare Traurigkeit</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in Johanns großen Kunstwerken direkt aus diesem inneren Abgrund </w:t>
      </w:r>
      <w:del w:id="182" w:author="ThL" w:date="2026-07-11T13:05:00Z">
        <w:r w:rsidRPr="008341DF" w:rsidDel="00820E34">
          <w:rPr>
            <w:rFonts w:ascii="Book Antiqua" w:eastAsia="SimSun" w:hAnsi="Book Antiqua"/>
            <w:color w:val="000000" w:themeColor="text1"/>
            <w:sz w:val="20"/>
            <w:lang w:val="de-DE"/>
          </w:rPr>
          <w:delText>stammt</w:delText>
        </w:r>
      </w:del>
      <w:ins w:id="183" w:author="ThL" w:date="2026-07-11T13:05:00Z">
        <w:r w:rsidR="00820E34">
          <w:rPr>
            <w:rFonts w:ascii="Book Antiqua" w:eastAsia="SimSun" w:hAnsi="Book Antiqua"/>
            <w:color w:val="000000" w:themeColor="text1"/>
            <w:sz w:val="20"/>
            <w:lang w:val="de-DE"/>
          </w:rPr>
          <w:t>kommt</w:t>
        </w:r>
      </w:ins>
      <w:r w:rsidRPr="008341DF">
        <w:rPr>
          <w:rFonts w:ascii="Book Antiqua" w:eastAsia="SimSun" w:hAnsi="Book Antiqua"/>
          <w:color w:val="000000" w:themeColor="text1"/>
          <w:sz w:val="20"/>
          <w:lang w:val="de-DE"/>
        </w:rPr>
        <w:t>. Die Größe der Kunst und das Elend des Lebens sind untrennbar miteinander verbunden. Ein glücklicher, ausgeglichener Johann Veraguth wäre vermutlich kein großer Künstler. Sein Werk speist sich aus dem Verzicht auf ein normales Familienleben.</w:t>
      </w:r>
      <w:r w:rsidRPr="006D1A59">
        <w:rPr>
          <w:rFonts w:ascii="Book Antiqua" w:hAnsi="Book Antiqua"/>
          <w:color w:val="000000" w:themeColor="text1"/>
          <w:sz w:val="20"/>
          <w:vertAlign w:val="superscript"/>
        </w:rPr>
        <w:footnoteReference w:id="15"/>
      </w:r>
    </w:p>
    <w:p w14:paraId="0B3A438A" w14:textId="70AEAB87"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 xml:space="preserve">Dieser innerste Antrieb erklärt Johanns Verhalten vollständig: Sein Rückzug ins Atelier, seine emotionale Kälte gegenüber Adele und Albert und seine symbiotische Beziehung zu Pierre (dem einzigen, der einen Zugang zu dieser Künstlerwelt hat) sind keine Charakterschwächen, sondern </w:t>
      </w:r>
      <w:r w:rsidRPr="00CC473C">
        <w:rPr>
          <w:rFonts w:ascii="Book Antiqua" w:eastAsia="SimSun" w:hAnsi="Book Antiqua"/>
          <w:color w:val="000000" w:themeColor="text1"/>
          <w:sz w:val="20"/>
          <w:lang w:val="de-DE"/>
        </w:rPr>
        <w:t>symptomatische Folgen</w:t>
      </w:r>
      <w:del w:id="189" w:author="ThL" w:date="2026-07-11T13:06:00Z">
        <w:r w:rsidRPr="008341DF" w:rsidDel="00820E34">
          <w:rPr>
            <w:rFonts w:ascii="Book Antiqua" w:eastAsia="SimSun" w:hAnsi="Book Antiqua"/>
            <w:color w:val="000000" w:themeColor="text1"/>
            <w:sz w:val="20"/>
            <w:lang w:val="de-DE"/>
          </w:rPr>
          <w:delText xml:space="preserve"> </w:delText>
        </w:r>
      </w:del>
      <w:r w:rsidRPr="006D1A59">
        <w:rPr>
          <w:rStyle w:val="Funotenzeichen"/>
          <w:rFonts w:ascii="Book Antiqua" w:eastAsia="SimSun" w:hAnsi="Book Antiqua"/>
          <w:color w:val="000000" w:themeColor="text1"/>
          <w:sz w:val="20"/>
        </w:rPr>
        <w:footnoteReference w:id="16"/>
      </w:r>
      <w:ins w:id="193" w:author="ThL" w:date="2026-07-11T13:06:00Z">
        <w:r w:rsidR="00820E34">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einer radikalen Lebensentscheidung für die Kunst. Der Konflikt ist daher existenziell; es geht nicht um die Frage, ob Johann beides vereinbaren will, sondern darum, ob er es kann. Die Analyse durch Otto zeigt, dass eine Versöhnung unmöglich ist, da Johanns künstlerische Identität sich genau aus der Negation des bürgerlich-familiären Glücks speist.</w:t>
      </w:r>
      <w:r w:rsidRPr="006D1A59">
        <w:rPr>
          <w:rFonts w:ascii="Book Antiqua" w:hAnsi="Book Antiqua"/>
          <w:color w:val="000000" w:themeColor="text1"/>
          <w:sz w:val="20"/>
          <w:vertAlign w:val="superscript"/>
        </w:rPr>
        <w:footnoteReference w:id="17"/>
      </w:r>
    </w:p>
    <w:p w14:paraId="3B4D70F1" w14:textId="77777777" w:rsidR="004C5DD4" w:rsidRPr="00B54D19" w:rsidRDefault="004C5DD4" w:rsidP="004C5DD4">
      <w:pPr>
        <w:spacing w:after="0" w:line="240" w:lineRule="exact"/>
        <w:jc w:val="both"/>
        <w:rPr>
          <w:rFonts w:ascii="Book Antiqua" w:eastAsia="SimSun" w:hAnsi="Book Antiqua"/>
          <w:color w:val="000000" w:themeColor="text1"/>
          <w:sz w:val="20"/>
          <w:lang w:val="de-DE"/>
        </w:rPr>
      </w:pPr>
    </w:p>
    <w:p w14:paraId="4389F7DE" w14:textId="24F292F0"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6. Analyse des Gemäldes: Kunst als Spiegel und Überwindung des existenziellen Konflikts</w:t>
      </w:r>
    </w:p>
    <w:p w14:paraId="08FBBC4F" w14:textId="77777777" w:rsidR="004C5DD4" w:rsidRPr="004C5DD4" w:rsidRDefault="004C5DD4" w:rsidP="004C5DD4">
      <w:pPr>
        <w:spacing w:after="0" w:line="240" w:lineRule="exact"/>
        <w:jc w:val="both"/>
        <w:rPr>
          <w:b/>
          <w:bCs/>
          <w:color w:val="000000" w:themeColor="text1"/>
          <w:lang w:val="de-DE"/>
        </w:rPr>
      </w:pPr>
    </w:p>
    <w:p w14:paraId="1EF6E986" w14:textId="77777777" w:rsidR="009A48C6" w:rsidRPr="00CC473C" w:rsidRDefault="00083815" w:rsidP="005B0508">
      <w:pPr>
        <w:spacing w:after="0" w:line="240" w:lineRule="exact"/>
        <w:jc w:val="both"/>
        <w:rPr>
          <w:color w:val="000000" w:themeColor="text1"/>
          <w:lang w:val="de-DE"/>
        </w:rPr>
      </w:pPr>
      <w:r w:rsidRPr="00CC473C">
        <w:rPr>
          <w:rFonts w:ascii="Book Antiqua" w:eastAsia="SimSun" w:hAnsi="Book Antiqua"/>
          <w:color w:val="000000" w:themeColor="text1"/>
          <w:sz w:val="20"/>
          <w:lang w:val="de-DE"/>
        </w:rPr>
        <w:t>Die</w:t>
      </w:r>
      <w:del w:id="197" w:author="ThL" w:date="2026-07-11T13:08:00Z">
        <w:r w:rsidRPr="00CC473C" w:rsidDel="00820E34">
          <w:rPr>
            <w:rFonts w:ascii="Book Antiqua" w:eastAsia="SimSun" w:hAnsi="Book Antiqua"/>
            <w:color w:val="000000" w:themeColor="text1"/>
            <w:sz w:val="20"/>
            <w:lang w:val="de-DE"/>
          </w:rPr>
          <w:delText>se</w:delText>
        </w:r>
      </w:del>
      <w:r w:rsidRPr="00CC473C">
        <w:rPr>
          <w:rFonts w:ascii="Book Antiqua" w:eastAsia="SimSun" w:hAnsi="Book Antiqua"/>
          <w:color w:val="000000" w:themeColor="text1"/>
          <w:sz w:val="20"/>
          <w:lang w:val="de-DE"/>
        </w:rPr>
        <w:t xml:space="preserve"> Beschreibung von Johann Veraguths zentralem Gemälde in Hermann </w:t>
      </w:r>
      <w:proofErr w:type="spellStart"/>
      <w:r w:rsidRPr="00CC473C">
        <w:rPr>
          <w:rFonts w:ascii="Book Antiqua" w:eastAsia="SimSun" w:hAnsi="Book Antiqua"/>
          <w:color w:val="000000" w:themeColor="text1"/>
          <w:sz w:val="20"/>
          <w:lang w:val="de-DE"/>
        </w:rPr>
        <w:t>Hesses</w:t>
      </w:r>
      <w:proofErr w:type="spellEnd"/>
      <w:r w:rsidRPr="00CC473C">
        <w:rPr>
          <w:rFonts w:ascii="Book Antiqua" w:eastAsia="SimSun" w:hAnsi="Book Antiqua"/>
          <w:color w:val="000000" w:themeColor="text1"/>
          <w:sz w:val="20"/>
          <w:lang w:val="de-DE"/>
        </w:rPr>
        <w:t xml:space="preserve"> </w:t>
      </w:r>
      <w:proofErr w:type="spellStart"/>
      <w:r w:rsidRPr="00CC473C">
        <w:rPr>
          <w:rFonts w:ascii="Book Antiqua" w:eastAsia="SimSun" w:hAnsi="Book Antiqua"/>
          <w:i/>
          <w:iCs/>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stellt den Höhepunkt und die künstlerische Verdichtung des existenziellen Konflikts zwischen Kunst und Familie dar. Das Bild ist keine bloße Abbildung, sondern eine symbolische Überhöhung und schonungslose Analyse der familiären Zerrüttung.</w:t>
      </w:r>
    </w:p>
    <w:p w14:paraId="01698669" w14:textId="77777777" w:rsidR="009A48C6" w:rsidRPr="008341DF" w:rsidRDefault="00083815">
      <w:pPr>
        <w:spacing w:after="0" w:line="240" w:lineRule="exact"/>
        <w:ind w:firstLine="397"/>
        <w:jc w:val="both"/>
        <w:rPr>
          <w:color w:val="000000" w:themeColor="text1"/>
          <w:lang w:val="de-DE"/>
        </w:rPr>
      </w:pPr>
      <w:commentRangeStart w:id="198"/>
      <w:r w:rsidRPr="00CC473C">
        <w:rPr>
          <w:rFonts w:ascii="Book Antiqua" w:eastAsia="SimSun" w:hAnsi="Book Antiqua"/>
          <w:color w:val="000000" w:themeColor="text1"/>
          <w:sz w:val="20"/>
          <w:lang w:val="de-DE"/>
        </w:rPr>
        <w:t xml:space="preserve">(Das Gemälde) Es waren drei lebensgroße Figuren: ein Mann und ein Weib, jeder ist für sich versunken und dem andern fremd, und zwischen </w:t>
      </w:r>
      <w:r w:rsidRPr="00CC473C">
        <w:rPr>
          <w:rFonts w:ascii="Book Antiqua" w:eastAsia="SimSun" w:hAnsi="Book Antiqua"/>
          <w:color w:val="000000" w:themeColor="text1"/>
          <w:sz w:val="20"/>
          <w:lang w:val="de-DE"/>
        </w:rPr>
        <w:lastRenderedPageBreak/>
        <w:t xml:space="preserve">ihnen spielend ein Kind, stillfroh und ohne Ahnung der über ihm lastenden Wolke. Die persönliche Bedeutung war klar, doch glich weder die Männerfigur dem Maler, noch das Weib seiner Frau, nur das Kind war Pierre, doch um einige Jahre jünger dargestellt. Dieses Kind malte er mit allem Reiz und aller Noblesse seiner besten Bildnisse, die Figuren zu beiden Seiten saßen in starrer Symmetrie, strenge, leidvolle Bilder der Einsamkeit, der Mann mit in die Hand gestütztem Haupt einem schweren Grübeln hingegeben, die Frau in Leid und leere </w:t>
      </w:r>
      <w:commentRangeStart w:id="199"/>
      <w:proofErr w:type="spellStart"/>
      <w:r w:rsidRPr="00CC473C">
        <w:rPr>
          <w:rFonts w:ascii="Book Antiqua" w:eastAsia="SimSun" w:hAnsi="Book Antiqua"/>
          <w:color w:val="000000" w:themeColor="text1"/>
          <w:sz w:val="20"/>
          <w:lang w:val="de-DE"/>
        </w:rPr>
        <w:t>Dumpfkeit</w:t>
      </w:r>
      <w:commentRangeEnd w:id="199"/>
      <w:proofErr w:type="spellEnd"/>
      <w:r w:rsidR="00820E34">
        <w:rPr>
          <w:rStyle w:val="Kommentarzeichen"/>
        </w:rPr>
        <w:commentReference w:id="199"/>
      </w:r>
      <w:r w:rsidRPr="00CC473C">
        <w:rPr>
          <w:rFonts w:ascii="Book Antiqua" w:eastAsia="SimSun" w:hAnsi="Book Antiqua"/>
          <w:color w:val="000000" w:themeColor="text1"/>
          <w:sz w:val="20"/>
          <w:lang w:val="de-DE"/>
        </w:rPr>
        <w:t xml:space="preserve"> verloren</w:t>
      </w:r>
      <w:commentRangeEnd w:id="198"/>
      <w:r w:rsidR="00820E34">
        <w:rPr>
          <w:rStyle w:val="Kommentarzeichen"/>
        </w:rPr>
        <w:commentReference w:id="198"/>
      </w:r>
      <w:r w:rsidRPr="00CC473C">
        <w:rPr>
          <w:rFonts w:ascii="Book Antiqua" w:eastAsia="SimSun" w:hAnsi="Book Antiqua"/>
          <w:color w:val="000000" w:themeColor="text1"/>
          <w:sz w:val="20"/>
          <w:lang w:val="de-DE"/>
        </w:rPr>
        <w:t>.</w:t>
      </w:r>
      <w:r w:rsidRPr="006D1A59">
        <w:rPr>
          <w:rFonts w:ascii="Book Antiqua" w:hAnsi="Book Antiqua"/>
          <w:color w:val="000000" w:themeColor="text1"/>
          <w:sz w:val="20"/>
          <w:vertAlign w:val="superscript"/>
        </w:rPr>
        <w:footnoteReference w:id="18"/>
      </w:r>
    </w:p>
    <w:p w14:paraId="48561D9F" w14:textId="15D0CE8F"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Das Gemälde fasst den Kern des Dramas </w:t>
      </w:r>
      <w:ins w:id="203" w:author="ThL" w:date="2026-07-11T13:10:00Z">
        <w:r w:rsidR="00820E34">
          <w:rPr>
            <w:rFonts w:ascii="Book Antiqua" w:eastAsia="SimSun" w:hAnsi="Book Antiqua"/>
            <w:color w:val="000000" w:themeColor="text1"/>
            <w:sz w:val="20"/>
            <w:lang w:val="de-DE"/>
          </w:rPr>
          <w:t xml:space="preserve">von </w:t>
        </w:r>
        <w:proofErr w:type="spellStart"/>
        <w:r w:rsidR="00820E34" w:rsidRPr="00820E34">
          <w:rPr>
            <w:rFonts w:ascii="Book Antiqua" w:eastAsia="SimSun" w:hAnsi="Book Antiqua"/>
            <w:i/>
            <w:color w:val="000000" w:themeColor="text1"/>
            <w:sz w:val="20"/>
            <w:lang w:val="de-DE"/>
            <w:rPrChange w:id="204" w:author="ThL" w:date="2026-07-11T13:10:00Z">
              <w:rPr>
                <w:rFonts w:ascii="Book Antiqua" w:eastAsia="SimSun" w:hAnsi="Book Antiqua"/>
                <w:color w:val="000000" w:themeColor="text1"/>
                <w:sz w:val="20"/>
                <w:lang w:val="de-DE"/>
              </w:rPr>
            </w:rPrChange>
          </w:rPr>
          <w:t>Roßhalde</w:t>
        </w:r>
        <w:proofErr w:type="spellEnd"/>
        <w:r w:rsidR="00820E34">
          <w:rPr>
            <w:rFonts w:ascii="Book Antiqua" w:eastAsia="SimSun" w:hAnsi="Book Antiqua"/>
            <w:color w:val="000000" w:themeColor="text1"/>
            <w:sz w:val="20"/>
            <w:lang w:val="de-DE"/>
          </w:rPr>
          <w:t xml:space="preserve"> </w:t>
        </w:r>
      </w:ins>
      <w:r w:rsidRPr="008341DF">
        <w:rPr>
          <w:rFonts w:ascii="Book Antiqua" w:eastAsia="SimSun" w:hAnsi="Book Antiqua"/>
          <w:color w:val="000000" w:themeColor="text1"/>
          <w:sz w:val="20"/>
          <w:lang w:val="de-DE"/>
        </w:rPr>
        <w:t>in eine visuelle Formel: „ein Mann und ein Weib, jedes für sich versunken und dem andern fremd</w:t>
      </w:r>
      <w:ins w:id="205" w:author="ThL" w:date="2026-07-11T13:10:00Z">
        <w:r w:rsidR="00820E34">
          <w:rPr>
            <w:rFonts w:ascii="Book Antiqua" w:eastAsia="SimSun" w:hAnsi="Book Antiqua"/>
            <w:color w:val="000000" w:themeColor="text1"/>
            <w:sz w:val="20"/>
            <w:lang w:val="de-DE"/>
          </w:rPr>
          <w:t>“</w:t>
        </w:r>
      </w:ins>
      <w:del w:id="206" w:author="ThL" w:date="2026-07-11T13:10:00Z">
        <w:r w:rsidRPr="008341DF" w:rsidDel="00820E34">
          <w:rPr>
            <w:rFonts w:ascii="Book Antiqua" w:eastAsia="SimSun" w:hAnsi="Book Antiqua"/>
            <w:color w:val="000000" w:themeColor="text1"/>
            <w:sz w:val="20"/>
            <w:lang w:val="de-DE"/>
          </w:rPr>
          <w:delText>"</w:delText>
        </w:r>
      </w:del>
      <w:r w:rsidRPr="008341DF">
        <w:rPr>
          <w:rFonts w:ascii="Book Antiqua" w:eastAsia="SimSun" w:hAnsi="Book Antiqua"/>
          <w:color w:val="000000" w:themeColor="text1"/>
          <w:sz w:val="20"/>
          <w:lang w:val="de-DE"/>
        </w:rPr>
        <w:t xml:space="preserve">. Die räumliche Nähe der Figuren bei gleichzeitiger emotionaler Ferne visualisiert perfekt die Situation der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Sie leben nebeneinander her, in dieselbe Richtung blickend, aber ohne jede Verbindung. Die „strenge Symmetrie</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ihrer Positionen unterstreicht dies; es ist eine kompositionelle Starre, die die Erstarrung ihrer Beziehung widerspiegelt. Sie sind zu „leidvollen Bildern der Einsamkeit" erstarrt, zu Allegorien ihres eigenen Schmerzes – der Mann im „schweren Grübeln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(Introversion und künstlerische Selbstreflexion), die Frau in „Leid und leere</w:t>
      </w:r>
      <w:ins w:id="207" w:author="ThL" w:date="2026-07-11T13:11:00Z">
        <w:r w:rsidR="00820E34">
          <w:rPr>
            <w:rFonts w:ascii="Book Antiqua" w:eastAsia="SimSun" w:hAnsi="Book Antiqua"/>
            <w:color w:val="000000" w:themeColor="text1"/>
            <w:sz w:val="20"/>
            <w:lang w:val="de-DE"/>
          </w:rPr>
          <w:t>[</w:t>
        </w:r>
      </w:ins>
      <w:ins w:id="208" w:author="ThL" w:date="2026-07-11T13:12:00Z">
        <w:r w:rsidR="00820E34">
          <w:rPr>
            <w:rFonts w:ascii="Book Antiqua" w:eastAsia="SimSun" w:hAnsi="Book Antiqua"/>
            <w:color w:val="000000" w:themeColor="text1"/>
            <w:sz w:val="20"/>
            <w:lang w:val="de-DE"/>
          </w:rPr>
          <w:t>r]</w:t>
        </w:r>
      </w:ins>
      <w:r w:rsidRPr="008341DF">
        <w:rPr>
          <w:rFonts w:ascii="Book Antiqua" w:eastAsia="SimSun" w:hAnsi="Book Antiqua"/>
          <w:color w:val="000000" w:themeColor="text1"/>
          <w:sz w:val="20"/>
          <w:lang w:val="de-DE"/>
        </w:rPr>
        <w:t xml:space="preserve"> Dumpfheit</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(Resignation und emotionaler Leere).</w:t>
      </w:r>
    </w:p>
    <w:p w14:paraId="2ABB2E70" w14:textId="231EDC35"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Position und Darstellung des Kindes ist von tragischer Ironie. Es spielt „stillfroh und ohne Ahnung der über ihm lastenden Wolke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Pierre, das reale Opfer der Konflikte, ist sich seiner Rolle in diesem Drama nicht bewusst. Im Bild jedoch wird er vom Künstler-Vater nicht nur porträtiert, sondern verklärt. Er wird mit „aller Noblesse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„allem Reiz</w:t>
      </w:r>
      <w:r w:rsidR="00072C40">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dargestellt, er ist das ästhetisch vollendete, unschuldige Ideal in einer zerstörten Welt. Johann projiziert all seine Sehnsucht nach Unschuld und unverfälschter Schönheit auf die Figur seines Sohnes. Indem er ihn „um einige Jahre jünger" darstellt, idealisiert er ihn zusätzlich und flüchtet sich in die Erinnerung an eine vermeintlich glücklichere Zeit.</w:t>
      </w:r>
    </w:p>
    <w:p w14:paraId="69F13D2D" w14:textId="2F8EF37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entscheidende künstlerische Schritt Johanns ist die Abstraktion. Die Figuren gleichen „weder der Männergestalt dem Maler, noch das Weib seiner Frau</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Dies ist kein autobiografisches Bekenntnisbild, sondern dessen künstlerische Überwindung. Johann enthebt den persönlichen Konflikt seiner Subjektivität und erhebt ihn zu einer allgemeingültigen, allegorischen Darstellung menschlicher Vereinsamung und entfremdeter Beziehungen. Der Schmerz wird nicht ausgestellt, sondern in eine strenge, zeitlose Form gegossen.</w:t>
      </w:r>
    </w:p>
    <w:p w14:paraId="66C4D3EB" w14:textId="49B2BFE7"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Innerhalb der Romanlogik erweist sich Johann damit als großer Künstler, der das eigene Leid zu transzendieren und in Kunst zu transformieren vermag. Zugleich jedoch — und hierin liegt die tragische Ironie der Erzählperspektive — ist es genau diese Fähigkeit, die sein menschliches </w:t>
      </w:r>
      <w:r w:rsidRPr="008341DF">
        <w:rPr>
          <w:rFonts w:ascii="Book Antiqua" w:eastAsia="SimSun" w:hAnsi="Book Antiqua"/>
          <w:color w:val="000000" w:themeColor="text1"/>
          <w:sz w:val="20"/>
          <w:lang w:val="de-DE"/>
        </w:rPr>
        <w:lastRenderedPageBreak/>
        <w:t>Scheitern im familialen Zusammenleben bedingt. Kunst, so ließe sich pointier</w:t>
      </w:r>
      <w:ins w:id="209" w:author="ThL" w:date="2026-07-11T13:13:00Z">
        <w:r w:rsidR="00820E34">
          <w:rPr>
            <w:rFonts w:ascii="Book Antiqua" w:eastAsia="SimSun" w:hAnsi="Book Antiqua"/>
            <w:color w:val="000000" w:themeColor="text1"/>
            <w:sz w:val="20"/>
            <w:lang w:val="de-DE"/>
          </w:rPr>
          <w:t>t formulier</w:t>
        </w:r>
      </w:ins>
      <w:r w:rsidRPr="008341DF">
        <w:rPr>
          <w:rFonts w:ascii="Book Antiqua" w:eastAsia="SimSun" w:hAnsi="Book Antiqua"/>
          <w:color w:val="000000" w:themeColor="text1"/>
          <w:sz w:val="20"/>
          <w:lang w:val="de-DE"/>
        </w:rPr>
        <w:t>en, speist sich aus der Distanzierung vom Leben.</w:t>
      </w:r>
      <w:r w:rsidRPr="006D1A59">
        <w:rPr>
          <w:rStyle w:val="Funotenzeichen"/>
          <w:rFonts w:ascii="Book Antiqua" w:eastAsia="SimSun" w:hAnsi="Book Antiqua"/>
          <w:color w:val="000000" w:themeColor="text1"/>
          <w:sz w:val="20"/>
        </w:rPr>
        <w:footnoteReference w:id="19"/>
      </w:r>
    </w:p>
    <w:p w14:paraId="39D90320" w14:textId="5D42CF08"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Das Gemälde ist somit sowohl Diagnose als auch Therapie. Es ist die endgültige Bestätigung, dass die Ehe emotional tot ist, und gleichzeitig der künstlerische Akt, durch den Johann diesen Schmerz bewältigt und in etwas Dauerhaftes</w:t>
      </w:r>
      <w:ins w:id="213" w:author="ThL" w:date="2026-07-11T13:15:00Z">
        <w:r w:rsidR="00820E34">
          <w:rPr>
            <w:rFonts w:ascii="Book Antiqua" w:eastAsia="SimSun" w:hAnsi="Book Antiqua"/>
            <w:color w:val="000000" w:themeColor="text1"/>
            <w:sz w:val="20"/>
            <w:lang w:val="de-DE"/>
          </w:rPr>
          <w:t xml:space="preserve"> verwandelt</w:t>
        </w:r>
      </w:ins>
      <w:r w:rsidRPr="008341DF">
        <w:rPr>
          <w:rFonts w:ascii="Book Antiqua" w:eastAsia="SimSun" w:hAnsi="Book Antiqua"/>
          <w:color w:val="000000" w:themeColor="text1"/>
          <w:sz w:val="20"/>
          <w:lang w:val="de-DE"/>
        </w:rPr>
        <w:t xml:space="preserve">, nämlich </w:t>
      </w:r>
      <w:ins w:id="214" w:author="ThL" w:date="2026-07-11T13:15:00Z">
        <w:r w:rsidR="00820E34">
          <w:rPr>
            <w:rFonts w:ascii="Book Antiqua" w:eastAsia="SimSun" w:hAnsi="Book Antiqua"/>
            <w:color w:val="000000" w:themeColor="text1"/>
            <w:sz w:val="20"/>
            <w:lang w:val="de-DE"/>
          </w:rPr>
          <w:t xml:space="preserve">in </w:t>
        </w:r>
      </w:ins>
      <w:r w:rsidRPr="008341DF">
        <w:rPr>
          <w:rFonts w:ascii="Book Antiqua" w:eastAsia="SimSun" w:hAnsi="Book Antiqua"/>
          <w:color w:val="000000" w:themeColor="text1"/>
          <w:sz w:val="20"/>
          <w:lang w:val="de-DE"/>
        </w:rPr>
        <w:t>Kunst</w:t>
      </w:r>
      <w:del w:id="215" w:author="ThL" w:date="2026-07-11T13:15:00Z">
        <w:r w:rsidRPr="008341DF" w:rsidDel="00820E34">
          <w:rPr>
            <w:rFonts w:ascii="Book Antiqua" w:eastAsia="SimSun" w:hAnsi="Book Antiqua"/>
            <w:color w:val="000000" w:themeColor="text1"/>
            <w:sz w:val="20"/>
            <w:lang w:val="de-DE"/>
          </w:rPr>
          <w:delText>, verwandelt</w:delText>
        </w:r>
      </w:del>
      <w:r w:rsidRPr="008341DF">
        <w:rPr>
          <w:rFonts w:ascii="Book Antiqua" w:eastAsia="SimSun" w:hAnsi="Book Antiqua"/>
          <w:color w:val="000000" w:themeColor="text1"/>
          <w:sz w:val="20"/>
          <w:lang w:val="de-DE"/>
        </w:rPr>
        <w:t>. Während die reale Familie scheitert, gelingt das Kunstwerk. Es ist der triumphale und zugleich tragische Beweis dafür, dass Johanns wahrer Ort nicht am Familientisch, sondern vor der Leinwand ist, wo er das Chaos seiner Gefühle in die strenge Ordnung der Kunst zwingen kann.</w:t>
      </w:r>
    </w:p>
    <w:p w14:paraId="0EE462DF"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0C84143B" w14:textId="659F61AC" w:rsidR="009A48C6" w:rsidRDefault="004C5DD4"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 xml:space="preserve">7. </w:t>
      </w:r>
      <w:commentRangeStart w:id="216"/>
      <w:r w:rsidR="00083815" w:rsidRPr="004C5DD4">
        <w:rPr>
          <w:rFonts w:ascii="Book Antiqua" w:eastAsia="SimSun" w:hAnsi="Book Antiqua"/>
          <w:b/>
          <w:bCs/>
          <w:color w:val="000000" w:themeColor="text1"/>
          <w:sz w:val="20"/>
          <w:lang w:val="de-DE"/>
        </w:rPr>
        <w:t>Schlussfolgerung</w:t>
      </w:r>
      <w:commentRangeEnd w:id="216"/>
      <w:r w:rsidR="00820E34">
        <w:rPr>
          <w:rStyle w:val="Kommentarzeichen"/>
        </w:rPr>
        <w:commentReference w:id="216"/>
      </w:r>
    </w:p>
    <w:p w14:paraId="2E72E63E" w14:textId="77777777" w:rsidR="004C5DD4" w:rsidRPr="004C5DD4" w:rsidRDefault="004C5DD4" w:rsidP="004C5DD4">
      <w:pPr>
        <w:spacing w:after="0" w:line="240" w:lineRule="exact"/>
        <w:jc w:val="both"/>
        <w:rPr>
          <w:b/>
          <w:bCs/>
          <w:color w:val="000000" w:themeColor="text1"/>
          <w:lang w:val="de-DE"/>
        </w:rPr>
      </w:pPr>
    </w:p>
    <w:p w14:paraId="4208D43B" w14:textId="77777777"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Das Gespräch mit dem Diener Robert im dreizehnten Kapitel spielt eine wichtige Rolle für die Sinndeutung des Romans. Zu diesem späten Zeitpunkt der Handlung hat sich Johann Veraguth bereits von seiner Familie getrennt, und Pierre ist tot. Vor diesem Hintergrund wirkt die Konfrontation mit Robert nicht mehr nur wie eine allgemeine Lebenslehre, sondern wie ein unmittelbarer, schmerzhafter und zutiefst persönlicher Akt der Selbsttherapie.</w:t>
      </w:r>
    </w:p>
    <w:p w14:paraId="67C2A922" w14:textId="47516724" w:rsidR="009A48C6" w:rsidRPr="008341DF" w:rsidRDefault="00083815">
      <w:pPr>
        <w:spacing w:after="0" w:line="240" w:lineRule="exact"/>
        <w:ind w:firstLine="397"/>
        <w:jc w:val="both"/>
        <w:rPr>
          <w:color w:val="000000" w:themeColor="text1"/>
          <w:lang w:val="de-DE"/>
        </w:rPr>
      </w:pP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Überzeugung, dass </w:t>
      </w:r>
      <w:commentRangeStart w:id="217"/>
      <w:r w:rsidRPr="008341DF">
        <w:rPr>
          <w:rFonts w:ascii="Book Antiqua" w:eastAsia="SimSun" w:hAnsi="Book Antiqua"/>
          <w:color w:val="000000" w:themeColor="text1"/>
          <w:sz w:val="20"/>
          <w:lang w:val="de-DE"/>
        </w:rPr>
        <w:t xml:space="preserve">Robert in dieser Ehe nicht glücklich </w:t>
      </w:r>
      <w:commentRangeEnd w:id="217"/>
      <w:r w:rsidR="0006123C">
        <w:rPr>
          <w:rStyle w:val="Kommentarzeichen"/>
        </w:rPr>
        <w:commentReference w:id="217"/>
      </w:r>
      <w:r w:rsidRPr="008341DF">
        <w:rPr>
          <w:rFonts w:ascii="Book Antiqua" w:eastAsia="SimSun" w:hAnsi="Book Antiqua"/>
          <w:color w:val="000000" w:themeColor="text1"/>
          <w:sz w:val="20"/>
          <w:lang w:val="de-DE"/>
        </w:rPr>
        <w:t>werden würde, speist sich nicht aus einer oberflächlichen Beurteilung der Braut, sondern aus einer tiefen, durch eigenes Leid errungenen Einsicht in die Psychologie unglücklicher Beziehungen. Seine Schlussfolgerung gründet auf mehreren Ebenen: Robert selbst beschreibt seine Braut als jemanden mit einem „scharfen Charakter</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gesteht ein, dass sie ihm „keine Ruhe mehr</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lässt.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erkennt sofort das Muster einer dysfunktionalen Dynamik: Hier herrscht nicht Liebe oder Partnerschaft, sondern Druck und Dominanz auf der einen Seite und erlernte Hilflosigkeit und Angst auf der anderen. Robert heiratet nicht aus positivem Verlangen, sondern aus einer negativen Vermeidungsstrategie heraus – um endlich Ruhe vor ihrem Drängen zu haben.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der jahrelang in einer ähnlich erstarrten Konstellation mit Adele gefangen war, durchschaut dies sofort. Er weiß, dass eine Ehe, die auf diesem Fundament beginnt, keine Zukunft als erfüllende Gemeinschaft haben kann, sondern nur in ständiger Resignation und Machtkämpfen bestehen wird.</w:t>
      </w:r>
    </w:p>
    <w:p w14:paraId="31DF650E" w14:textId="03BF2287"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Als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Robert vorwirft, er lasse sich </w:t>
      </w:r>
      <w:del w:id="218" w:author="ThL" w:date="2026-07-11T13:21:00Z">
        <w:r w:rsidRPr="008341DF" w:rsidDel="0006123C">
          <w:rPr>
            <w:rFonts w:ascii="Book Antiqua" w:eastAsia="SimSun" w:hAnsi="Book Antiqua"/>
            <w:color w:val="000000" w:themeColor="text1"/>
            <w:sz w:val="20"/>
            <w:lang w:val="de-DE"/>
          </w:rPr>
          <w:delText>„</w:delText>
        </w:r>
      </w:del>
      <w:r w:rsidRPr="008341DF">
        <w:rPr>
          <w:rFonts w:ascii="Book Antiqua" w:eastAsia="SimSun" w:hAnsi="Book Antiqua"/>
          <w:color w:val="000000" w:themeColor="text1"/>
          <w:sz w:val="20"/>
          <w:lang w:val="de-DE"/>
        </w:rPr>
        <w:t>heiraten</w:t>
      </w:r>
      <w:del w:id="219" w:author="ThL" w:date="2026-07-11T13:21:00Z">
        <w:r w:rsidR="00072C40" w:rsidDel="0006123C">
          <w:rPr>
            <w:rFonts w:ascii="Book Antiqua" w:eastAsia="SimSun" w:hAnsi="Book Antiqua"/>
            <w:color w:val="000000" w:themeColor="text1"/>
            <w:sz w:val="20"/>
            <w:lang w:val="de-DE"/>
          </w:rPr>
          <w:delText>“</w:delText>
        </w:r>
      </w:del>
      <w:r w:rsidRPr="008341DF">
        <w:rPr>
          <w:rFonts w:ascii="Book Antiqua" w:eastAsia="SimSun" w:hAnsi="Book Antiqua"/>
          <w:color w:val="000000" w:themeColor="text1"/>
          <w:sz w:val="20"/>
          <w:lang w:val="de-DE"/>
        </w:rPr>
        <w:t xml:space="preserve"> („sich heiraten lassen!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kritisiert er den freiwilligen Verzicht auf die eigene Souveränität. Robert ist nicht der aktive Gestalter seines Lebens, sondern wird zum passiven Objekt der Wünsche und Pläne einer anderen Person. Die geplante </w:t>
      </w:r>
      <w:r w:rsidRPr="008341DF">
        <w:rPr>
          <w:rFonts w:ascii="Book Antiqua" w:eastAsia="SimSun" w:hAnsi="Book Antiqua"/>
          <w:color w:val="000000" w:themeColor="text1"/>
          <w:sz w:val="20"/>
          <w:lang w:val="de-DE"/>
        </w:rPr>
        <w:lastRenderedPageBreak/>
        <w:t>Heirat und der „stumpfsinnige Laden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sind nicht seine Träume, sondern ihre.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erkennt, dass Robert damit seine eigene Identität und </w:t>
      </w:r>
      <w:ins w:id="220" w:author="ThL" w:date="2026-07-11T13:22:00Z">
        <w:r w:rsidR="0006123C">
          <w:rPr>
            <w:rFonts w:ascii="Book Antiqua" w:eastAsia="SimSun" w:hAnsi="Book Antiqua"/>
            <w:color w:val="000000" w:themeColor="text1"/>
            <w:sz w:val="20"/>
            <w:lang w:val="de-DE"/>
          </w:rPr>
          <w:t xml:space="preserve">seine </w:t>
        </w:r>
      </w:ins>
      <w:proofErr w:type="spellStart"/>
      <w:r w:rsidRPr="0006123C">
        <w:rPr>
          <w:rFonts w:ascii="Book Antiqua" w:eastAsia="SimSun" w:hAnsi="Book Antiqua"/>
          <w:i/>
          <w:color w:val="000000" w:themeColor="text1"/>
          <w:sz w:val="20"/>
          <w:lang w:val="de-DE"/>
          <w:rPrChange w:id="221" w:author="ThL" w:date="2026-07-11T13:22:00Z">
            <w:rPr>
              <w:rFonts w:ascii="Book Antiqua" w:eastAsia="SimSun" w:hAnsi="Book Antiqua"/>
              <w:color w:val="000000" w:themeColor="text1"/>
              <w:sz w:val="20"/>
              <w:lang w:val="de-DE"/>
            </w:rPr>
          </w:rPrChange>
        </w:rPr>
        <w:t>agency</w:t>
      </w:r>
      <w:proofErr w:type="spellEnd"/>
      <w:r w:rsidRPr="008341DF">
        <w:rPr>
          <w:rFonts w:ascii="Book Antiqua" w:eastAsia="SimSun" w:hAnsi="Book Antiqua"/>
          <w:color w:val="000000" w:themeColor="text1"/>
          <w:sz w:val="20"/>
          <w:lang w:val="de-DE"/>
        </w:rPr>
        <w:t xml:space="preserve"> aufgibt. Ein Leben, das man nicht selbst gewählt</w:t>
      </w:r>
      <w:ins w:id="222" w:author="ThL" w:date="2026-07-11T13:22:00Z">
        <w:r w:rsidR="0006123C">
          <w:rPr>
            <w:rFonts w:ascii="Book Antiqua" w:eastAsia="SimSun" w:hAnsi="Book Antiqua"/>
            <w:color w:val="000000" w:themeColor="text1"/>
            <w:sz w:val="20"/>
            <w:lang w:val="de-DE"/>
          </w:rPr>
          <w:t xml:space="preserve"> hat</w:t>
        </w:r>
      </w:ins>
      <w:r w:rsidRPr="008341DF">
        <w:rPr>
          <w:rFonts w:ascii="Book Antiqua" w:eastAsia="SimSun" w:hAnsi="Book Antiqua"/>
          <w:color w:val="000000" w:themeColor="text1"/>
          <w:sz w:val="20"/>
          <w:lang w:val="de-DE"/>
        </w:rPr>
        <w:t xml:space="preserve">, sondern nur erduldet, kann nach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schmerzlicher Erfahrung kein Glück bringen, sondern nur inneren Tod und Verbitterung. Der scharfe Charakter der Braut ist dabei der Katalysator, der diesen Prozess der Selbstaufgabe beschleunigt und unausweichlich macht.</w:t>
      </w:r>
    </w:p>
    <w:p w14:paraId="62348C8C" w14:textId="4C27B563" w:rsidR="009A48C6" w:rsidRPr="008341DF" w:rsidRDefault="00083815">
      <w:pPr>
        <w:spacing w:after="0" w:line="240" w:lineRule="exact"/>
        <w:ind w:firstLine="397"/>
        <w:jc w:val="both"/>
        <w:rPr>
          <w:color w:val="000000" w:themeColor="text1"/>
          <w:lang w:val="de-DE"/>
        </w:rPr>
      </w:pP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heftige Reaktion </w:t>
      </w:r>
      <w:ins w:id="223" w:author="ThL" w:date="2026-07-11T13:22:00Z">
        <w:r w:rsidR="0006123C">
          <w:rPr>
            <w:rFonts w:ascii="Book Antiqua" w:eastAsia="SimSun" w:hAnsi="Book Antiqua"/>
            <w:color w:val="000000" w:themeColor="text1"/>
            <w:sz w:val="20"/>
            <w:lang w:val="de-DE"/>
          </w:rPr>
          <w:t xml:space="preserve">auf Roberts Heiratspläne </w:t>
        </w:r>
      </w:ins>
      <w:r w:rsidRPr="008341DF">
        <w:rPr>
          <w:rFonts w:ascii="Book Antiqua" w:eastAsia="SimSun" w:hAnsi="Book Antiqua"/>
          <w:color w:val="000000" w:themeColor="text1"/>
          <w:sz w:val="20"/>
          <w:lang w:val="de-DE"/>
        </w:rPr>
        <w:t xml:space="preserve">ist von der eigenen Geschichte geprägt. In Robert sieht er sein jüngeres Ich, das aus Pflichtgefühl, Konvention und einer falschen Vorstellung von Verantwortung (oder, schlimmer noch, aus Angst und Bequemlichkeit) in eine Ehe gegangen ist, die seine Seele ausgedörrt hat. Er projiziert sein gesamtes Scheitern, seine verlorenen Jahre und den unermesslichen Schmerz, der am Ende auch Pierre mit in den Abgrund zog, auf diese Situation.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ist Roberts Weg nicht nur ein möglicher Fehler, sondern ein sicheres Rezept für ein verpfuschtes Leben. Sein Ausruf</w:t>
      </w:r>
      <w:ins w:id="224" w:author="ThL" w:date="2026-07-11T13:23: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 xml:space="preserve"> „Pfui Teufel!</w:t>
      </w:r>
      <w:r w:rsidR="00072C40">
        <w:rPr>
          <w:rFonts w:ascii="Book Antiqua" w:eastAsia="SimSun" w:hAnsi="Book Antiqua"/>
          <w:color w:val="000000" w:themeColor="text1"/>
          <w:sz w:val="20"/>
          <w:lang w:val="de-DE"/>
        </w:rPr>
        <w:t>“</w:t>
      </w:r>
      <w:ins w:id="225" w:author="ThL" w:date="2026-07-11T13:23: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 xml:space="preserve"> gilt nicht der Braut an sich, sondern Roberts feiger Bereitschaft, das gleiche Schicksal zu wählen, das ihn selbst beinahe zerstört hätte.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glaubt nicht, dass Robert unglücklich wird, weil die Braut einen </w:t>
      </w:r>
      <w:ins w:id="226" w:author="ThL" w:date="2026-07-11T13:23: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scharfen Charakter</w:t>
      </w:r>
      <w:ins w:id="227" w:author="ThL" w:date="2026-07-11T13:23: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 xml:space="preserve"> hat. Sondern er glaubt, dass Robert unglücklich wird, weil er sich aus Angst und Passivität von diesem Charakter dominieren und in ein Leben drängen lässt, das nicht seins ist. Der </w:t>
      </w:r>
      <w:ins w:id="228" w:author="ThL" w:date="2026-07-11T13:24: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scharfe Charakter</w:t>
      </w:r>
      <w:ins w:id="229" w:author="ThL" w:date="2026-07-11T13:24:00Z">
        <w:r w:rsidR="0006123C">
          <w:rPr>
            <w:rFonts w:ascii="Book Antiqua" w:eastAsia="SimSun" w:hAnsi="Book Antiqua"/>
            <w:color w:val="000000" w:themeColor="text1"/>
            <w:sz w:val="20"/>
            <w:lang w:val="de-DE"/>
          </w:rPr>
          <w:t>“</w:t>
        </w:r>
      </w:ins>
      <w:r w:rsidRPr="008341DF">
        <w:rPr>
          <w:rFonts w:ascii="Book Antiqua" w:eastAsia="SimSun" w:hAnsi="Book Antiqua"/>
          <w:color w:val="000000" w:themeColor="text1"/>
          <w:sz w:val="20"/>
          <w:lang w:val="de-DE"/>
        </w:rPr>
        <w:t xml:space="preserve"> der Braut offenbart nur umso deutlicher Roberts mangelnde Emanzipation und innere Stärke. Die eigentliche Gefahr geht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also nicht von der Frau aus, sondern von Roberts Unfähigkeit, zu sich selbst und seinem eigenen Lebensentwurf (der im Dienst bei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besteht) zu stehen. Die Ehe würde diesen Verrat an sich selbst nur zementieren.</w:t>
      </w:r>
      <w:bookmarkStart w:id="230" w:name="_GoBack"/>
      <w:bookmarkEnd w:id="230"/>
      <w:r w:rsidRPr="006D1A59">
        <w:rPr>
          <w:rFonts w:ascii="Book Antiqua" w:hAnsi="Book Antiqua"/>
          <w:color w:val="000000" w:themeColor="text1"/>
          <w:sz w:val="20"/>
          <w:vertAlign w:val="superscript"/>
        </w:rPr>
        <w:footnoteReference w:id="20"/>
      </w:r>
    </w:p>
    <w:p w14:paraId="1500B51F" w14:textId="74328B6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Figur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entwirft in dieser Szene eine Vorstellung von Männlichkeit, die nicht auf patriarchalen Strukturen, sondern auf seelischer Souveränität gründet. Ein „Mann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im Sinne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ist, wer die Verantwortung für sein Glück und seine Entscheidungen selbst übernimmt und sich weder „ängstigen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noch unter Druck setzen lässt — ein Appell zur Mündigkeit und zur Autonomie, den die biografische Forschung durchaus mit </w:t>
      </w:r>
      <w:proofErr w:type="spellStart"/>
      <w:r w:rsidRPr="008341DF">
        <w:rPr>
          <w:rFonts w:ascii="Book Antiqua" w:eastAsia="SimSun" w:hAnsi="Book Antiqua"/>
          <w:color w:val="000000" w:themeColor="text1"/>
          <w:sz w:val="20"/>
          <w:lang w:val="de-DE"/>
        </w:rPr>
        <w:t>Hesses</w:t>
      </w:r>
      <w:proofErr w:type="spellEnd"/>
      <w:r w:rsidRPr="008341DF">
        <w:rPr>
          <w:rFonts w:ascii="Book Antiqua" w:eastAsia="SimSun" w:hAnsi="Book Antiqua"/>
          <w:color w:val="000000" w:themeColor="text1"/>
          <w:sz w:val="20"/>
          <w:lang w:val="de-DE"/>
        </w:rPr>
        <w:t xml:space="preserve"> eigenem Schicksal in Verbindung gebracht hat. Ob es sich hierbei tatsächlich um </w:t>
      </w:r>
      <w:proofErr w:type="spellStart"/>
      <w:r w:rsidRPr="008341DF">
        <w:rPr>
          <w:rFonts w:ascii="Book Antiqua" w:eastAsia="SimSun" w:hAnsi="Book Antiqua"/>
          <w:color w:val="000000" w:themeColor="text1"/>
          <w:sz w:val="20"/>
          <w:lang w:val="de-DE"/>
        </w:rPr>
        <w:t>Hesses</w:t>
      </w:r>
      <w:proofErr w:type="spellEnd"/>
      <w:r w:rsidRPr="008341DF">
        <w:rPr>
          <w:rFonts w:ascii="Book Antiqua" w:eastAsia="SimSun" w:hAnsi="Book Antiqua"/>
          <w:color w:val="000000" w:themeColor="text1"/>
          <w:sz w:val="20"/>
          <w:lang w:val="de-DE"/>
        </w:rPr>
        <w:t xml:space="preserve"> eigene Position handelt, bleibt indes eine Deutungsfrage, die der Roman nicht eindeutig beantwortet. Gleichwohl erscheint die Szene als Plädoyer dafür, dass Emanzipation „nicht nur Frauensache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ist, sondern eine humanistische Pflicht jedes Individuums.</w:t>
      </w:r>
    </w:p>
    <w:p w14:paraId="57312D11" w14:textId="7CDDA5F0" w:rsidR="009A48C6" w:rsidRDefault="00083815">
      <w:pPr>
        <w:spacing w:after="0" w:line="240" w:lineRule="exact"/>
        <w:ind w:firstLine="397"/>
        <w:jc w:val="both"/>
        <w:rPr>
          <w:rFonts w:ascii="Book Antiqua" w:eastAsia="SimSun" w:hAnsi="Book Antiqua"/>
          <w:iCs/>
          <w:color w:val="000000" w:themeColor="text1"/>
          <w:sz w:val="20"/>
          <w:lang w:val="de-DE"/>
        </w:rPr>
      </w:pPr>
      <w:r w:rsidRPr="00A676DC">
        <w:rPr>
          <w:rFonts w:ascii="Book Antiqua" w:eastAsia="SimSun" w:hAnsi="Book Antiqua"/>
          <w:iCs/>
          <w:color w:val="000000" w:themeColor="text1"/>
          <w:sz w:val="20"/>
          <w:lang w:val="de-DE"/>
        </w:rPr>
        <w:t xml:space="preserve">Am Ende verlässt der Maler seine Frau und reist nach Indien, um dort nach seiner geistigen Heimat zu suchen – eine scheinbare Auflösung der Familie. Hesse hat in seinem Roman </w:t>
      </w:r>
      <w:proofErr w:type="spellStart"/>
      <w:r w:rsidRPr="00BD7268">
        <w:rPr>
          <w:rFonts w:ascii="Book Antiqua" w:eastAsia="SimSun" w:hAnsi="Book Antiqua"/>
          <w:i/>
          <w:color w:val="000000" w:themeColor="text1"/>
          <w:sz w:val="20"/>
          <w:lang w:val="de-DE"/>
        </w:rPr>
        <w:t>Roßhalde</w:t>
      </w:r>
      <w:proofErr w:type="spellEnd"/>
      <w:r w:rsidRPr="00A676DC">
        <w:rPr>
          <w:rFonts w:ascii="Book Antiqua" w:eastAsia="SimSun" w:hAnsi="Book Antiqua"/>
          <w:iCs/>
          <w:color w:val="000000" w:themeColor="text1"/>
          <w:sz w:val="20"/>
          <w:lang w:val="de-DE"/>
        </w:rPr>
        <w:t xml:space="preserve"> keinen endgültigen Lösungsweg gefunden.</w:t>
      </w:r>
    </w:p>
    <w:p w14:paraId="1DABEDBC" w14:textId="77777777" w:rsidR="00A676DC" w:rsidRPr="00A676DC" w:rsidRDefault="00A676DC">
      <w:pPr>
        <w:spacing w:after="0" w:line="240" w:lineRule="exact"/>
        <w:ind w:firstLine="397"/>
        <w:jc w:val="both"/>
        <w:rPr>
          <w:iCs/>
          <w:color w:val="000000" w:themeColor="text1"/>
          <w:lang w:val="de-DE"/>
        </w:rPr>
      </w:pPr>
    </w:p>
    <w:p w14:paraId="149AD7F8" w14:textId="4E5D4F18" w:rsidR="009A48C6" w:rsidRPr="00BD7268" w:rsidRDefault="00083815">
      <w:pPr>
        <w:spacing w:after="0" w:line="220" w:lineRule="exact"/>
        <w:ind w:left="567"/>
        <w:jc w:val="both"/>
        <w:rPr>
          <w:iCs/>
          <w:color w:val="000000" w:themeColor="text1"/>
          <w:lang w:val="de-DE"/>
        </w:rPr>
      </w:pPr>
      <w:r w:rsidRPr="00BD7268">
        <w:rPr>
          <w:rFonts w:ascii="Book Antiqua" w:eastAsia="SimSun" w:hAnsi="Book Antiqua"/>
          <w:iCs/>
          <w:color w:val="000000" w:themeColor="text1"/>
          <w:sz w:val="18"/>
          <w:lang w:val="de-DE"/>
        </w:rPr>
        <w:t xml:space="preserve">„Da die alten Idole zerschlagen waren, </w:t>
      </w:r>
      <w:proofErr w:type="spellStart"/>
      <w:r w:rsidRPr="00BD7268">
        <w:rPr>
          <w:rFonts w:ascii="Book Antiqua" w:eastAsia="SimSun" w:hAnsi="Book Antiqua"/>
          <w:iCs/>
          <w:color w:val="000000" w:themeColor="text1"/>
          <w:sz w:val="18"/>
          <w:lang w:val="de-DE"/>
        </w:rPr>
        <w:t>mußte</w:t>
      </w:r>
      <w:proofErr w:type="spellEnd"/>
      <w:r w:rsidRPr="00BD7268">
        <w:rPr>
          <w:rFonts w:ascii="Book Antiqua" w:eastAsia="SimSun" w:hAnsi="Book Antiqua"/>
          <w:iCs/>
          <w:color w:val="000000" w:themeColor="text1"/>
          <w:sz w:val="18"/>
          <w:lang w:val="de-DE"/>
        </w:rPr>
        <w:t xml:space="preserve"> man neue aufrichten; da die alten Werte nicht mehr gültig waren, </w:t>
      </w:r>
      <w:proofErr w:type="spellStart"/>
      <w:r w:rsidRPr="00BD7268">
        <w:rPr>
          <w:rFonts w:ascii="Book Antiqua" w:eastAsia="SimSun" w:hAnsi="Book Antiqua"/>
          <w:iCs/>
          <w:color w:val="000000" w:themeColor="text1"/>
          <w:sz w:val="18"/>
          <w:lang w:val="de-DE"/>
        </w:rPr>
        <w:t>mußte</w:t>
      </w:r>
      <w:proofErr w:type="spellEnd"/>
      <w:r w:rsidRPr="00BD7268">
        <w:rPr>
          <w:rFonts w:ascii="Book Antiqua" w:eastAsia="SimSun" w:hAnsi="Book Antiqua"/>
          <w:iCs/>
          <w:color w:val="000000" w:themeColor="text1"/>
          <w:sz w:val="18"/>
          <w:lang w:val="de-DE"/>
        </w:rPr>
        <w:t xml:space="preserve"> man andere schaffen. …</w:t>
      </w:r>
      <w:ins w:id="233" w:author="ThL" w:date="2026-07-11T12:42:00Z">
        <w:r w:rsidR="001E4A78">
          <w:rPr>
            <w:rFonts w:ascii="Book Antiqua" w:eastAsia="SimSun" w:hAnsi="Book Antiqua"/>
            <w:iCs/>
            <w:color w:val="000000" w:themeColor="text1"/>
            <w:sz w:val="18"/>
            <w:lang w:val="de-DE"/>
          </w:rPr>
          <w:t xml:space="preserve"> </w:t>
        </w:r>
      </w:ins>
      <w:r w:rsidRPr="00BD7268">
        <w:rPr>
          <w:rFonts w:ascii="Book Antiqua" w:eastAsia="SimSun" w:hAnsi="Book Antiqua"/>
          <w:iCs/>
          <w:color w:val="000000" w:themeColor="text1"/>
          <w:sz w:val="18"/>
          <w:lang w:val="de-DE"/>
        </w:rPr>
        <w:t>als Hermann Hesse (in seinen späteren Romanen) seine Helden ohne Familie hingestellt hat, …ist das Problem der Liebe und der Ehe gelöst, oder vielmehr außer acht gelassen, durch die Abwesenheit der Frau.</w:t>
      </w:r>
      <w:r w:rsidR="00072C40">
        <w:rPr>
          <w:rFonts w:ascii="Book Antiqua" w:eastAsia="SimSun" w:hAnsi="Book Antiqua"/>
          <w:iCs/>
          <w:color w:val="000000" w:themeColor="text1"/>
          <w:sz w:val="18"/>
          <w:lang w:val="de-DE"/>
        </w:rPr>
        <w:t>“</w:t>
      </w:r>
      <w:r w:rsidRPr="00BD7268">
        <w:rPr>
          <w:rStyle w:val="Funotenzeichen"/>
          <w:rFonts w:ascii="Book Antiqua" w:eastAsia="SimSun" w:hAnsi="Book Antiqua"/>
          <w:iCs/>
          <w:color w:val="000000" w:themeColor="text1"/>
          <w:sz w:val="18"/>
        </w:rPr>
        <w:footnoteReference w:id="21"/>
      </w:r>
    </w:p>
    <w:p w14:paraId="135C0310" w14:textId="77777777" w:rsidR="009A48C6" w:rsidRPr="00BD7268" w:rsidRDefault="009A48C6">
      <w:pPr>
        <w:spacing w:after="0" w:line="240" w:lineRule="exact"/>
        <w:rPr>
          <w:rFonts w:eastAsia="SimSun"/>
          <w:iCs/>
          <w:color w:val="000000" w:themeColor="text1"/>
          <w:sz w:val="20"/>
          <w:lang w:val="de-DE"/>
        </w:rPr>
      </w:pPr>
    </w:p>
    <w:p w14:paraId="4BEE389B" w14:textId="7DBBB15C" w:rsidR="009A48C6" w:rsidRPr="00A676DC" w:rsidRDefault="00A676DC">
      <w:pPr>
        <w:spacing w:after="0" w:line="240" w:lineRule="exact"/>
        <w:jc w:val="both"/>
        <w:rPr>
          <w:rFonts w:ascii="Book Antiqua" w:eastAsia="SimSun" w:hAnsi="Book Antiqua"/>
          <w:b/>
          <w:bCs/>
          <w:color w:val="000000" w:themeColor="text1"/>
          <w:sz w:val="20"/>
          <w:lang w:val="de-DE" w:eastAsia="zh-CN"/>
        </w:rPr>
      </w:pPr>
      <w:r w:rsidRPr="00A676DC">
        <w:rPr>
          <w:rFonts w:ascii="Book Antiqua" w:eastAsia="SimSun" w:hAnsi="Book Antiqua" w:hint="eastAsia"/>
          <w:b/>
          <w:bCs/>
          <w:color w:val="000000" w:themeColor="text1"/>
          <w:sz w:val="20"/>
          <w:lang w:val="de-DE" w:eastAsia="zh-CN"/>
        </w:rPr>
        <w:t>An</w:t>
      </w:r>
      <w:r w:rsidRPr="00A676DC">
        <w:rPr>
          <w:rFonts w:ascii="Book Antiqua" w:eastAsia="SimSun" w:hAnsi="Book Antiqua"/>
          <w:b/>
          <w:bCs/>
          <w:color w:val="000000" w:themeColor="text1"/>
          <w:sz w:val="20"/>
          <w:lang w:val="de-DE" w:eastAsia="zh-CN"/>
        </w:rPr>
        <w:t>schrift:</w:t>
      </w:r>
    </w:p>
    <w:p w14:paraId="1AA2C38E" w14:textId="1E9B4A50" w:rsidR="009A48C6" w:rsidRPr="002A2802" w:rsidRDefault="00083815" w:rsidP="002A2802">
      <w:pPr>
        <w:spacing w:after="0" w:line="240" w:lineRule="exact"/>
        <w:jc w:val="both"/>
        <w:rPr>
          <w:color w:val="000000" w:themeColor="text1"/>
          <w:lang w:val="de-DE" w:eastAsia="zh-CN"/>
        </w:rPr>
      </w:pPr>
      <w:r w:rsidRPr="006D1A59">
        <w:rPr>
          <w:rFonts w:ascii="Book Antiqua" w:eastAsia="SimSun" w:hAnsi="Book Antiqua"/>
          <w:color w:val="000000" w:themeColor="text1"/>
          <w:sz w:val="20"/>
          <w:lang w:eastAsia="zh-CN"/>
        </w:rPr>
        <w:t>刘燕妮</w:t>
      </w:r>
      <w:r w:rsidR="002A2802" w:rsidRPr="002148F5">
        <w:rPr>
          <w:rFonts w:ascii="Book Antiqua" w:eastAsia="SimSun" w:hAnsi="Book Antiqua" w:hint="eastAsia"/>
          <w:color w:val="000000" w:themeColor="text1"/>
          <w:sz w:val="20"/>
          <w:lang w:val="de-DE" w:eastAsia="zh-CN"/>
          <w:rPrChange w:id="255" w:author="ThL" w:date="2026-07-11T11:17:00Z">
            <w:rPr>
              <w:rFonts w:ascii="Book Antiqua" w:eastAsia="SimSun" w:hAnsi="Book Antiqua" w:hint="eastAsia"/>
              <w:color w:val="000000" w:themeColor="text1"/>
              <w:sz w:val="20"/>
              <w:lang w:eastAsia="zh-CN"/>
            </w:rPr>
          </w:rPrChange>
        </w:rPr>
        <w:t>,</w:t>
      </w:r>
      <w:r w:rsidR="002A2802" w:rsidRPr="002148F5">
        <w:rPr>
          <w:rFonts w:ascii="Book Antiqua" w:eastAsia="SimSun" w:hAnsi="Book Antiqua"/>
          <w:color w:val="000000" w:themeColor="text1"/>
          <w:sz w:val="20"/>
          <w:lang w:val="de-DE" w:eastAsia="zh-CN"/>
          <w:rPrChange w:id="256" w:author="ThL" w:date="2026-07-11T11:17:00Z">
            <w:rPr>
              <w:rFonts w:ascii="Book Antiqua" w:eastAsia="SimSun" w:hAnsi="Book Antiqua"/>
              <w:color w:val="000000" w:themeColor="text1"/>
              <w:sz w:val="20"/>
              <w:lang w:eastAsia="zh-CN"/>
            </w:rPr>
          </w:rPrChange>
        </w:rPr>
        <w:t xml:space="preserve"> </w:t>
      </w:r>
      <w:r w:rsidR="002A2802" w:rsidRPr="006D1A59">
        <w:rPr>
          <w:rFonts w:ascii="Book Antiqua" w:eastAsia="SimSun" w:hAnsi="Book Antiqua"/>
          <w:color w:val="000000" w:themeColor="text1"/>
          <w:sz w:val="20"/>
          <w:lang w:eastAsia="zh-CN"/>
        </w:rPr>
        <w:t>西语学院德语系</w:t>
      </w:r>
      <w:r w:rsidR="002A2802" w:rsidRPr="002148F5">
        <w:rPr>
          <w:rFonts w:ascii="Book Antiqua" w:eastAsia="SimSun" w:hAnsi="Book Antiqua" w:hint="eastAsia"/>
          <w:color w:val="000000" w:themeColor="text1"/>
          <w:sz w:val="20"/>
          <w:lang w:val="de-DE" w:eastAsia="zh-CN"/>
          <w:rPrChange w:id="257" w:author="ThL" w:date="2026-07-11T11:17:00Z">
            <w:rPr>
              <w:rFonts w:ascii="Book Antiqua" w:eastAsia="SimSun" w:hAnsi="Book Antiqua" w:hint="eastAsia"/>
              <w:color w:val="000000" w:themeColor="text1"/>
              <w:sz w:val="20"/>
              <w:lang w:eastAsia="zh-CN"/>
            </w:rPr>
          </w:rPrChange>
        </w:rPr>
        <w:t>,</w:t>
      </w:r>
      <w:r w:rsidR="002A2802" w:rsidRPr="002148F5">
        <w:rPr>
          <w:rFonts w:ascii="Book Antiqua" w:eastAsia="SimSun" w:hAnsi="Book Antiqua"/>
          <w:color w:val="000000" w:themeColor="text1"/>
          <w:sz w:val="20"/>
          <w:lang w:val="de-DE" w:eastAsia="zh-CN"/>
          <w:rPrChange w:id="258" w:author="ThL" w:date="2026-07-11T11:17:00Z">
            <w:rPr>
              <w:rFonts w:ascii="Book Antiqua" w:eastAsia="SimSun" w:hAnsi="Book Antiqua"/>
              <w:color w:val="000000" w:themeColor="text1"/>
              <w:sz w:val="20"/>
              <w:lang w:eastAsia="zh-CN"/>
            </w:rPr>
          </w:rPrChange>
        </w:rPr>
        <w:t xml:space="preserve"> </w:t>
      </w:r>
      <w:r w:rsidRPr="006D1A59">
        <w:rPr>
          <w:rFonts w:ascii="Book Antiqua" w:eastAsia="SimSun" w:hAnsi="Book Antiqua"/>
          <w:color w:val="000000" w:themeColor="text1"/>
          <w:sz w:val="20"/>
          <w:lang w:eastAsia="zh-CN"/>
        </w:rPr>
        <w:t>广东外语外贸大学南国商学院</w:t>
      </w:r>
      <w:r w:rsidR="002A2802">
        <w:rPr>
          <w:rFonts w:eastAsia="SimSun" w:hint="eastAsia"/>
          <w:color w:val="000000" w:themeColor="text1"/>
          <w:lang w:val="de-DE" w:eastAsia="zh-CN"/>
        </w:rPr>
        <w:t>,</w:t>
      </w:r>
      <w:r w:rsidR="002A2802">
        <w:rPr>
          <w:rFonts w:eastAsia="SimSun"/>
          <w:color w:val="000000" w:themeColor="text1"/>
          <w:lang w:val="de-DE" w:eastAsia="zh-CN"/>
        </w:rPr>
        <w:t xml:space="preserve"> </w:t>
      </w:r>
      <w:r w:rsidRPr="006D1A59">
        <w:rPr>
          <w:rFonts w:ascii="Book Antiqua" w:eastAsia="SimSun" w:hAnsi="Book Antiqua"/>
          <w:color w:val="000000" w:themeColor="text1"/>
          <w:sz w:val="20"/>
          <w:lang w:eastAsia="zh-CN"/>
        </w:rPr>
        <w:t>广州市</w:t>
      </w:r>
      <w:r w:rsidR="002A2802" w:rsidRPr="002148F5">
        <w:rPr>
          <w:rFonts w:ascii="Book Antiqua" w:eastAsia="SimSun" w:hAnsi="Book Antiqua" w:hint="eastAsia"/>
          <w:color w:val="000000" w:themeColor="text1"/>
          <w:sz w:val="20"/>
          <w:lang w:val="de-DE" w:eastAsia="zh-CN"/>
          <w:rPrChange w:id="259" w:author="ThL" w:date="2026-07-11T11:17:00Z">
            <w:rPr>
              <w:rFonts w:ascii="Book Antiqua" w:eastAsia="SimSun" w:hAnsi="Book Antiqua" w:hint="eastAsia"/>
              <w:color w:val="000000" w:themeColor="text1"/>
              <w:sz w:val="20"/>
              <w:lang w:eastAsia="zh-CN"/>
            </w:rPr>
          </w:rPrChange>
        </w:rPr>
        <w:t>,</w:t>
      </w:r>
      <w:r w:rsidR="002A2802">
        <w:rPr>
          <w:rFonts w:ascii="Book Antiqua" w:eastAsia="SimSun" w:hAnsi="Book Antiqua" w:hint="eastAsia"/>
          <w:color w:val="000000" w:themeColor="text1"/>
          <w:sz w:val="20"/>
          <w:lang w:eastAsia="zh-CN"/>
        </w:rPr>
        <w:t>中国</w:t>
      </w:r>
    </w:p>
    <w:sectPr w:rsidR="009A48C6" w:rsidRPr="002A2802" w:rsidSect="008341DF">
      <w:pgSz w:w="8789" w:h="13325"/>
      <w:pgMar w:top="1134" w:right="851" w:bottom="1418" w:left="1134" w:header="567" w:footer="680" w:gutter="0"/>
      <w:cols w:space="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hL" w:date="2026-07-11T11:17:00Z" w:initials="ThL">
    <w:p w14:paraId="3BD2F3E2" w14:textId="2DBAA6F0" w:rsidR="002148F5" w:rsidRPr="002148F5" w:rsidRDefault="002148F5">
      <w:pPr>
        <w:pStyle w:val="Kommentartext"/>
        <w:rPr>
          <w:lang w:val="de-DE"/>
        </w:rPr>
      </w:pPr>
      <w:r>
        <w:rPr>
          <w:rStyle w:val="Kommentarzeichen"/>
        </w:rPr>
        <w:annotationRef/>
      </w:r>
      <w:r w:rsidRPr="002148F5">
        <w:rPr>
          <w:lang w:val="de-DE"/>
        </w:rPr>
        <w:t xml:space="preserve">evtl. angemessener: </w:t>
      </w:r>
      <w:r>
        <w:rPr>
          <w:lang w:val="de-DE"/>
        </w:rPr>
        <w:t xml:space="preserve">… </w:t>
      </w:r>
      <w:r w:rsidRPr="002148F5">
        <w:rPr>
          <w:lang w:val="de-DE"/>
        </w:rPr>
        <w:t>seelisch-psychologische Dimension e</w:t>
      </w:r>
      <w:r>
        <w:rPr>
          <w:lang w:val="de-DE"/>
        </w:rPr>
        <w:t xml:space="preserve">iner … </w:t>
      </w:r>
    </w:p>
  </w:comment>
  <w:comment w:id="6" w:author="ThL" w:date="2026-07-11T11:23:00Z" w:initials="ThL">
    <w:p w14:paraId="40BECD46" w14:textId="19307763" w:rsidR="002148F5" w:rsidRPr="002148F5" w:rsidRDefault="002148F5">
      <w:pPr>
        <w:pStyle w:val="Kommentartext"/>
        <w:rPr>
          <w:lang w:val="de-DE"/>
        </w:rPr>
      </w:pPr>
      <w:r>
        <w:rPr>
          <w:rStyle w:val="Kommentarzeichen"/>
        </w:rPr>
        <w:annotationRef/>
      </w:r>
      <w:r w:rsidRPr="002148F5">
        <w:rPr>
          <w:lang w:val="de-DE"/>
        </w:rPr>
        <w:t xml:space="preserve">oder so: Die Familie </w:t>
      </w:r>
      <w:proofErr w:type="spellStart"/>
      <w:r w:rsidRPr="002148F5">
        <w:rPr>
          <w:lang w:val="de-DE"/>
        </w:rPr>
        <w:t>Veraguth</w:t>
      </w:r>
      <w:proofErr w:type="spellEnd"/>
      <w:r w:rsidRPr="002148F5">
        <w:rPr>
          <w:lang w:val="de-DE"/>
        </w:rPr>
        <w:t>,</w:t>
      </w:r>
      <w:r>
        <w:rPr>
          <w:lang w:val="de-DE"/>
        </w:rPr>
        <w:t xml:space="preserve"> die im Mittelpunkt von </w:t>
      </w:r>
      <w:r w:rsidR="00D361B4">
        <w:rPr>
          <w:lang w:val="de-DE"/>
        </w:rPr>
        <w:t xml:space="preserve">Hermann </w:t>
      </w:r>
      <w:proofErr w:type="spellStart"/>
      <w:r w:rsidR="00D361B4">
        <w:rPr>
          <w:lang w:val="de-DE"/>
        </w:rPr>
        <w:t>Hesses</w:t>
      </w:r>
      <w:proofErr w:type="spellEnd"/>
      <w:r w:rsidR="00D361B4">
        <w:rPr>
          <w:lang w:val="de-DE"/>
        </w:rPr>
        <w:t xml:space="preserve"> Erzählung </w:t>
      </w:r>
      <w:proofErr w:type="spellStart"/>
      <w:r w:rsidRPr="002148F5">
        <w:rPr>
          <w:i/>
          <w:lang w:val="de-DE"/>
        </w:rPr>
        <w:t>Roßhalde</w:t>
      </w:r>
      <w:proofErr w:type="spellEnd"/>
      <w:r>
        <w:rPr>
          <w:lang w:val="de-DE"/>
        </w:rPr>
        <w:t xml:space="preserve"> steht, </w:t>
      </w:r>
      <w:r w:rsidR="00D361B4">
        <w:rPr>
          <w:lang w:val="de-DE"/>
        </w:rPr>
        <w:t xml:space="preserve">ist mit </w:t>
      </w:r>
      <w:proofErr w:type="gramStart"/>
      <w:r w:rsidR="00D361B4">
        <w:rPr>
          <w:lang w:val="de-DE"/>
        </w:rPr>
        <w:t>dem  Begriff</w:t>
      </w:r>
      <w:proofErr w:type="gramEnd"/>
      <w:r w:rsidR="00D361B4">
        <w:rPr>
          <w:lang w:val="de-DE"/>
        </w:rPr>
        <w:t xml:space="preserve"> „Mikrokosmos“ (</w:t>
      </w:r>
      <w:proofErr w:type="spellStart"/>
      <w:r w:rsidR="00D361B4">
        <w:rPr>
          <w:lang w:val="de-DE"/>
        </w:rPr>
        <w:t>griech</w:t>
      </w:r>
      <w:proofErr w:type="spellEnd"/>
      <w:r w:rsidR="00D361B4">
        <w:rPr>
          <w:lang w:val="de-DE"/>
        </w:rPr>
        <w:t xml:space="preserve">. für „kleine Welt“) gut beschrieben. </w:t>
      </w:r>
    </w:p>
  </w:comment>
  <w:comment w:id="50" w:author="ThL" w:date="2026-07-11T11:48:00Z" w:initials="ThL">
    <w:p w14:paraId="124601FD" w14:textId="5C972B85" w:rsidR="00D81D5F" w:rsidRDefault="00D81D5F">
      <w:pPr>
        <w:pStyle w:val="Kommentartext"/>
      </w:pPr>
      <w:r>
        <w:rPr>
          <w:rStyle w:val="Kommentarzeichen"/>
        </w:rPr>
        <w:annotationRef/>
      </w:r>
      <w:proofErr w:type="spellStart"/>
      <w:r>
        <w:t>oder</w:t>
      </w:r>
      <w:proofErr w:type="spellEnd"/>
      <w:r>
        <w:t xml:space="preserve"> </w:t>
      </w:r>
      <w:proofErr w:type="spellStart"/>
      <w:r>
        <w:t>etwas</w:t>
      </w:r>
      <w:proofErr w:type="spellEnd"/>
      <w:r>
        <w:t xml:space="preserve"> </w:t>
      </w:r>
      <w:proofErr w:type="spellStart"/>
      <w:r>
        <w:t>bescheidener</w:t>
      </w:r>
      <w:proofErr w:type="spellEnd"/>
      <w:r>
        <w:t>: will?</w:t>
      </w:r>
    </w:p>
  </w:comment>
  <w:comment w:id="53" w:author="ThL" w:date="2026-07-11T11:51:00Z" w:initials="ThL">
    <w:p w14:paraId="2E6D7E3C" w14:textId="5D490856" w:rsidR="00D81D5F" w:rsidRPr="00D81D5F" w:rsidRDefault="00D81D5F">
      <w:pPr>
        <w:pStyle w:val="Kommentartext"/>
        <w:rPr>
          <w:lang w:val="de-DE"/>
        </w:rPr>
      </w:pPr>
      <w:r>
        <w:rPr>
          <w:rStyle w:val="Kommentarzeichen"/>
        </w:rPr>
        <w:annotationRef/>
      </w:r>
      <w:r w:rsidRPr="00D81D5F">
        <w:rPr>
          <w:lang w:val="de-DE"/>
        </w:rPr>
        <w:t>wer ist das? Evtl. so e</w:t>
      </w:r>
      <w:r>
        <w:rPr>
          <w:lang w:val="de-DE"/>
        </w:rPr>
        <w:t xml:space="preserve">inführen: … die Figur Otto Burckhardts, einem Schulfreund von Johann, </w:t>
      </w:r>
      <w:proofErr w:type="spellStart"/>
      <w:r>
        <w:rPr>
          <w:lang w:val="de-DE"/>
        </w:rPr>
        <w:t>konstrastiert</w:t>
      </w:r>
      <w:proofErr w:type="spellEnd"/>
      <w:r>
        <w:rPr>
          <w:lang w:val="de-DE"/>
        </w:rPr>
        <w:t xml:space="preserve"> …</w:t>
      </w:r>
    </w:p>
  </w:comment>
  <w:comment w:id="57" w:author="ThL" w:date="2026-07-11T11:55:00Z" w:initials="ThL">
    <w:p w14:paraId="1A8E9EB0" w14:textId="7F337247" w:rsidR="00E160BA" w:rsidRPr="00E160BA" w:rsidRDefault="00E160BA">
      <w:pPr>
        <w:pStyle w:val="Kommentartext"/>
        <w:rPr>
          <w:lang w:val="de-DE"/>
        </w:rPr>
      </w:pPr>
      <w:r>
        <w:rPr>
          <w:rStyle w:val="Kommentarzeichen"/>
        </w:rPr>
        <w:annotationRef/>
      </w:r>
      <w:r w:rsidRPr="00E160BA">
        <w:rPr>
          <w:lang w:val="de-DE"/>
        </w:rPr>
        <w:t>oder etwas glatter: in dem e</w:t>
      </w:r>
      <w:r>
        <w:rPr>
          <w:lang w:val="de-DE"/>
        </w:rPr>
        <w:t xml:space="preserve">r einen Seelenverwandten sieht. </w:t>
      </w:r>
    </w:p>
  </w:comment>
  <w:comment w:id="84" w:author="ThL" w:date="2026-07-11T12:03:00Z" w:initials="ThL">
    <w:p w14:paraId="15B7C128" w14:textId="474526BA" w:rsidR="00E160BA" w:rsidRDefault="00E160BA">
      <w:pPr>
        <w:pStyle w:val="Kommentartext"/>
      </w:pPr>
      <w:r>
        <w:rPr>
          <w:rStyle w:val="Kommentarzeichen"/>
        </w:rPr>
        <w:annotationRef/>
      </w:r>
      <w:proofErr w:type="spellStart"/>
      <w:r>
        <w:t>Wer</w:t>
      </w:r>
      <w:proofErr w:type="spellEnd"/>
      <w:r>
        <w:t xml:space="preserve">? Albert </w:t>
      </w:r>
      <w:proofErr w:type="spellStart"/>
      <w:r>
        <w:t>oder</w:t>
      </w:r>
      <w:proofErr w:type="spellEnd"/>
      <w:r>
        <w:t xml:space="preserve"> Johann?</w:t>
      </w:r>
    </w:p>
  </w:comment>
  <w:comment w:id="106" w:author="ThL" w:date="2026-07-11T12:15:00Z" w:initials="ThL">
    <w:p w14:paraId="6290C79B" w14:textId="755FFC1E" w:rsidR="0068608A" w:rsidRPr="0068608A" w:rsidRDefault="0068608A">
      <w:pPr>
        <w:pStyle w:val="Kommentartext"/>
        <w:rPr>
          <w:lang w:val="de-DE"/>
        </w:rPr>
      </w:pPr>
      <w:r>
        <w:rPr>
          <w:rStyle w:val="Kommentarzeichen"/>
        </w:rPr>
        <w:annotationRef/>
      </w:r>
      <w:r w:rsidRPr="0068608A">
        <w:rPr>
          <w:lang w:val="de-DE"/>
        </w:rPr>
        <w:t>um die Wiederholung zu vermeiden.</w:t>
      </w:r>
      <w:r>
        <w:rPr>
          <w:lang w:val="de-DE"/>
        </w:rPr>
        <w:t xml:space="preserve"> </w:t>
      </w:r>
    </w:p>
  </w:comment>
  <w:comment w:id="114" w:author="ThL" w:date="2026-07-11T12:17:00Z" w:initials="ThL">
    <w:p w14:paraId="2E9B188C" w14:textId="126F2A3B" w:rsidR="0068608A" w:rsidRPr="0068608A" w:rsidRDefault="0068608A">
      <w:pPr>
        <w:pStyle w:val="Kommentartext"/>
        <w:rPr>
          <w:lang w:val="de-DE"/>
        </w:rPr>
      </w:pPr>
      <w:r>
        <w:rPr>
          <w:rStyle w:val="Kommentarzeichen"/>
        </w:rPr>
        <w:annotationRef/>
      </w:r>
      <w:r w:rsidRPr="0068608A">
        <w:rPr>
          <w:lang w:val="de-DE"/>
        </w:rPr>
        <w:t>bitte genauso einrücken wie die a</w:t>
      </w:r>
      <w:r>
        <w:rPr>
          <w:lang w:val="de-DE"/>
        </w:rPr>
        <w:t>nderen längeren Zitate.</w:t>
      </w:r>
    </w:p>
  </w:comment>
  <w:comment w:id="127" w:author="ThL" w:date="2026-07-11T12:26:00Z" w:initials="ThL">
    <w:p w14:paraId="2D7B22AF" w14:textId="3B674F71" w:rsidR="0057684F" w:rsidRPr="0057684F" w:rsidRDefault="0057684F">
      <w:pPr>
        <w:pStyle w:val="Kommentartext"/>
        <w:rPr>
          <w:lang w:val="de-DE"/>
        </w:rPr>
      </w:pPr>
      <w:r>
        <w:rPr>
          <w:rStyle w:val="Kommentarzeichen"/>
        </w:rPr>
        <w:annotationRef/>
      </w:r>
      <w:r w:rsidRPr="0057684F">
        <w:rPr>
          <w:lang w:val="de-DE"/>
        </w:rPr>
        <w:t>bitte genauso einrücken wie die a</w:t>
      </w:r>
      <w:r>
        <w:rPr>
          <w:lang w:val="de-DE"/>
        </w:rPr>
        <w:t xml:space="preserve">nderen Zitate. Es ist sonst schwer, sie vom Fließtext zu unterscheiden. </w:t>
      </w:r>
    </w:p>
  </w:comment>
  <w:comment w:id="144" w:author="ThL" w:date="2026-07-11T12:33:00Z" w:initials="ThL">
    <w:p w14:paraId="58AF61CB" w14:textId="61DB607B" w:rsidR="00ED65C1" w:rsidRPr="00ED65C1" w:rsidRDefault="00ED65C1">
      <w:pPr>
        <w:pStyle w:val="Kommentartext"/>
        <w:rPr>
          <w:lang w:val="de-DE"/>
        </w:rPr>
      </w:pPr>
      <w:r>
        <w:rPr>
          <w:rStyle w:val="Kommentarzeichen"/>
        </w:rPr>
        <w:annotationRef/>
      </w:r>
      <w:r w:rsidRPr="00ED65C1">
        <w:rPr>
          <w:lang w:val="de-DE"/>
        </w:rPr>
        <w:t>um die Wiederholung zu vermeiden.</w:t>
      </w:r>
    </w:p>
  </w:comment>
  <w:comment w:id="181" w:author="ThL" w:date="2026-07-11T12:50:00Z" w:initials="ThL">
    <w:p w14:paraId="608F9158" w14:textId="3184A98A" w:rsidR="00EF54F0" w:rsidRPr="00EF54F0" w:rsidRDefault="00EF54F0">
      <w:pPr>
        <w:pStyle w:val="Kommentartext"/>
        <w:rPr>
          <w:lang w:val="de-DE"/>
        </w:rPr>
      </w:pPr>
      <w:r>
        <w:rPr>
          <w:rStyle w:val="Kommentarzeichen"/>
        </w:rPr>
        <w:annotationRef/>
      </w:r>
      <w:r w:rsidRPr="00EF54F0">
        <w:rPr>
          <w:lang w:val="de-DE"/>
        </w:rPr>
        <w:t>Die Formulierung ist bisher nicht z</w:t>
      </w:r>
      <w:r>
        <w:rPr>
          <w:lang w:val="de-DE"/>
        </w:rPr>
        <w:t xml:space="preserve">itiert worden, bitte besser </w:t>
      </w:r>
      <w:proofErr w:type="spellStart"/>
      <w:r>
        <w:rPr>
          <w:lang w:val="de-DE"/>
        </w:rPr>
        <w:t>kontextualisieren</w:t>
      </w:r>
      <w:proofErr w:type="spellEnd"/>
      <w:r>
        <w:rPr>
          <w:lang w:val="de-DE"/>
        </w:rPr>
        <w:t xml:space="preserve">. </w:t>
      </w:r>
    </w:p>
  </w:comment>
  <w:comment w:id="199" w:author="ThL" w:date="2026-07-11T13:09:00Z" w:initials="ThL">
    <w:p w14:paraId="766EC1B9" w14:textId="59AE2A28" w:rsidR="00820E34" w:rsidRPr="00820E34" w:rsidRDefault="00820E34">
      <w:pPr>
        <w:pStyle w:val="Kommentartext"/>
        <w:rPr>
          <w:lang w:val="de-DE"/>
        </w:rPr>
      </w:pPr>
      <w:r>
        <w:rPr>
          <w:rStyle w:val="Kommentarzeichen"/>
        </w:rPr>
        <w:annotationRef/>
      </w:r>
      <w:r w:rsidRPr="00820E34">
        <w:rPr>
          <w:lang w:val="de-DE"/>
        </w:rPr>
        <w:t>bitte prüfen: n</w:t>
      </w:r>
      <w:r>
        <w:rPr>
          <w:lang w:val="de-DE"/>
        </w:rPr>
        <w:t>icht vielmehr „Dumpfheit“ oder „Dumpfigkeit“?</w:t>
      </w:r>
    </w:p>
  </w:comment>
  <w:comment w:id="198" w:author="ThL" w:date="2026-07-11T13:08:00Z" w:initials="ThL">
    <w:p w14:paraId="77F7505A" w14:textId="1C54A5F1" w:rsidR="00820E34" w:rsidRPr="00820E34" w:rsidRDefault="00820E34">
      <w:pPr>
        <w:pStyle w:val="Kommentartext"/>
        <w:rPr>
          <w:lang w:val="de-DE"/>
        </w:rPr>
      </w:pPr>
      <w:r>
        <w:rPr>
          <w:rStyle w:val="Kommentarzeichen"/>
        </w:rPr>
        <w:annotationRef/>
      </w:r>
      <w:r w:rsidRPr="00820E34">
        <w:rPr>
          <w:lang w:val="de-DE"/>
        </w:rPr>
        <w:t>bitte absetzen.</w:t>
      </w:r>
    </w:p>
  </w:comment>
  <w:comment w:id="216" w:author="ThL" w:date="2026-07-11T13:14:00Z" w:initials="ThL">
    <w:p w14:paraId="6978D6EF" w14:textId="7BCB6588" w:rsidR="00820E34" w:rsidRDefault="00820E34">
      <w:pPr>
        <w:pStyle w:val="Kommentartext"/>
      </w:pPr>
      <w:r>
        <w:rPr>
          <w:rStyle w:val="Kommentarzeichen"/>
        </w:rPr>
        <w:annotationRef/>
      </w:r>
      <w:proofErr w:type="spellStart"/>
      <w:r>
        <w:t>oder</w:t>
      </w:r>
      <w:proofErr w:type="spellEnd"/>
      <w:r>
        <w:t xml:space="preserve"> </w:t>
      </w:r>
      <w:proofErr w:type="spellStart"/>
      <w:r>
        <w:t>besser</w:t>
      </w:r>
      <w:proofErr w:type="spellEnd"/>
      <w:r>
        <w:t xml:space="preserve">: </w:t>
      </w:r>
      <w:proofErr w:type="spellStart"/>
      <w:r>
        <w:t>Fazit</w:t>
      </w:r>
      <w:proofErr w:type="spellEnd"/>
      <w:r>
        <w:t>?</w:t>
      </w:r>
    </w:p>
  </w:comment>
  <w:comment w:id="217" w:author="ThL" w:date="2026-07-11T13:16:00Z" w:initials="ThL">
    <w:p w14:paraId="4B426D07" w14:textId="77A1053E" w:rsidR="0006123C" w:rsidRPr="0006123C" w:rsidRDefault="0006123C">
      <w:pPr>
        <w:pStyle w:val="Kommentartext"/>
        <w:rPr>
          <w:lang w:val="de-DE"/>
        </w:rPr>
      </w:pPr>
      <w:r>
        <w:rPr>
          <w:rStyle w:val="Kommentarzeichen"/>
        </w:rPr>
        <w:annotationRef/>
      </w:r>
      <w:r w:rsidRPr="0006123C">
        <w:rPr>
          <w:lang w:val="de-DE"/>
        </w:rPr>
        <w:t>in welcher Ehe? Bisher war n</w:t>
      </w:r>
      <w:r>
        <w:rPr>
          <w:lang w:val="de-DE"/>
        </w:rPr>
        <w:t>ur von der Ehe zwischen Johann und Adele die Rede. Evtl. einfach so: … dass Robert in seiner Ehe nicht glücklich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D2F3E2" w15:done="0"/>
  <w15:commentEx w15:paraId="40BECD46" w15:done="0"/>
  <w15:commentEx w15:paraId="124601FD" w15:done="0"/>
  <w15:commentEx w15:paraId="2E6D7E3C" w15:done="0"/>
  <w15:commentEx w15:paraId="1A8E9EB0" w15:done="0"/>
  <w15:commentEx w15:paraId="15B7C128" w15:done="0"/>
  <w15:commentEx w15:paraId="6290C79B" w15:done="0"/>
  <w15:commentEx w15:paraId="2E9B188C" w15:done="0"/>
  <w15:commentEx w15:paraId="2D7B22AF" w15:done="0"/>
  <w15:commentEx w15:paraId="58AF61CB" w15:done="0"/>
  <w15:commentEx w15:paraId="608F9158" w15:done="0"/>
  <w15:commentEx w15:paraId="766EC1B9" w15:done="0"/>
  <w15:commentEx w15:paraId="77F7505A" w15:done="0"/>
  <w15:commentEx w15:paraId="6978D6EF" w15:done="0"/>
  <w15:commentEx w15:paraId="4B426D07"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FFF35A" w14:textId="77777777" w:rsidR="005D0B36" w:rsidRDefault="005D0B36">
      <w:pPr>
        <w:spacing w:line="240" w:lineRule="auto"/>
      </w:pPr>
      <w:r>
        <w:separator/>
      </w:r>
    </w:p>
  </w:endnote>
  <w:endnote w:type="continuationSeparator" w:id="0">
    <w:p w14:paraId="254BF180" w14:textId="77777777" w:rsidR="005D0B36" w:rsidRDefault="005D0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AC254E" w14:textId="77777777" w:rsidR="005D0B36" w:rsidRDefault="005D0B36">
      <w:pPr>
        <w:spacing w:after="0"/>
      </w:pPr>
      <w:r>
        <w:separator/>
      </w:r>
    </w:p>
  </w:footnote>
  <w:footnote w:type="continuationSeparator" w:id="0">
    <w:p w14:paraId="6C440FE3" w14:textId="77777777" w:rsidR="005D0B36" w:rsidRDefault="005D0B36">
      <w:pPr>
        <w:spacing w:after="0"/>
      </w:pPr>
      <w:r>
        <w:continuationSeparator/>
      </w:r>
    </w:p>
  </w:footnote>
  <w:footnote w:id="1">
    <w:p w14:paraId="5A8B3568" w14:textId="1A48C5D9"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w:t>
      </w:r>
      <w:del w:id="14" w:author="ThL" w:date="2026-07-11T12:24:00Z">
        <w:r w:rsidRPr="008341DF" w:rsidDel="0068608A">
          <w:rPr>
            <w:rFonts w:ascii="Book Antiqua" w:hAnsi="Book Antiqua" w:hint="eastAsia"/>
            <w:sz w:val="17"/>
            <w:szCs w:val="17"/>
            <w:lang w:val="de-DE"/>
          </w:rPr>
          <w:delText>F.J.</w:delText>
        </w:r>
      </w:del>
      <w:ins w:id="15" w:author="ThL" w:date="2026-07-11T12:24:00Z">
        <w:r w:rsidR="0068608A">
          <w:rPr>
            <w:rFonts w:ascii="Book Antiqua" w:hAnsi="Book Antiqua"/>
            <w:sz w:val="17"/>
            <w:szCs w:val="17"/>
            <w:lang w:val="de-DE"/>
          </w:rPr>
          <w:t>Joseph-François</w:t>
        </w:r>
      </w:ins>
      <w:r w:rsidRPr="008341DF">
        <w:rPr>
          <w:rFonts w:ascii="Book Antiqua" w:hAnsi="Book Antiqua" w:hint="eastAsia"/>
          <w:sz w:val="17"/>
          <w:szCs w:val="17"/>
          <w:lang w:val="de-DE"/>
        </w:rPr>
        <w:t xml:space="preserve"> </w:t>
      </w:r>
      <w:proofErr w:type="spellStart"/>
      <w:r w:rsidRPr="008341DF">
        <w:rPr>
          <w:rFonts w:ascii="Book Antiqua" w:hAnsi="Book Antiqua" w:hint="eastAsia"/>
          <w:sz w:val="17"/>
          <w:szCs w:val="17"/>
          <w:lang w:val="de-DE"/>
        </w:rPr>
        <w:t>Angelloz</w:t>
      </w:r>
      <w:proofErr w:type="spellEnd"/>
      <w:r w:rsidRPr="008341DF">
        <w:rPr>
          <w:rFonts w:ascii="Book Antiqua" w:hAnsi="Book Antiqua" w:hint="eastAsia"/>
          <w:sz w:val="17"/>
          <w:szCs w:val="17"/>
          <w:lang w:val="de-DE"/>
        </w:rPr>
        <w:t xml:space="preserve">, </w:t>
      </w:r>
      <w:del w:id="16" w:author="ThL" w:date="2026-07-11T11:30:00Z">
        <w:r w:rsidRPr="008341DF" w:rsidDel="00D361B4">
          <w:rPr>
            <w:rFonts w:ascii="Book Antiqua" w:hAnsi="Book Antiqua" w:hint="eastAsia"/>
            <w:sz w:val="17"/>
            <w:szCs w:val="17"/>
            <w:lang w:val="de-DE"/>
          </w:rPr>
          <w:delText xml:space="preserve">Der </w:delText>
        </w:r>
      </w:del>
      <w:r w:rsidRPr="008341DF">
        <w:rPr>
          <w:rFonts w:ascii="Book Antiqua" w:hAnsi="Book Antiqua" w:hint="eastAsia"/>
          <w:sz w:val="17"/>
          <w:szCs w:val="17"/>
          <w:lang w:val="de-DE"/>
        </w:rPr>
        <w:t xml:space="preserve">Das Mütterliche und das Männliche im Werk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 xml:space="preserve">. </w:t>
      </w:r>
      <w:del w:id="17" w:author="ThL" w:date="2026-07-11T11:30:00Z">
        <w:r w:rsidRPr="008341DF" w:rsidDel="00D361B4">
          <w:rPr>
            <w:rFonts w:ascii="Book Antiqua" w:hAnsi="Book Antiqua" w:hint="eastAsia"/>
            <w:sz w:val="17"/>
            <w:szCs w:val="17"/>
            <w:lang w:val="de-DE"/>
          </w:rPr>
          <w:delText>d</w:delText>
        </w:r>
      </w:del>
      <w:del w:id="18" w:author="ThL" w:date="2026-07-11T11:33:00Z">
        <w:r w:rsidRPr="008341DF" w:rsidDel="00D361B4">
          <w:rPr>
            <w:rFonts w:ascii="Book Antiqua" w:hAnsi="Book Antiqua" w:hint="eastAsia"/>
            <w:sz w:val="17"/>
            <w:szCs w:val="17"/>
            <w:lang w:val="de-DE"/>
          </w:rPr>
          <w:delText xml:space="preserve">er </w:delText>
        </w:r>
      </w:del>
      <w:r w:rsidRPr="008341DF">
        <w:rPr>
          <w:rFonts w:ascii="Book Antiqua" w:hAnsi="Book Antiqua" w:hint="eastAsia"/>
          <w:sz w:val="17"/>
          <w:szCs w:val="17"/>
          <w:lang w:val="de-DE"/>
        </w:rPr>
        <w:t xml:space="preserve">Vortrag </w:t>
      </w:r>
      <w:del w:id="19" w:author="ThL" w:date="2026-07-11T11:33:00Z">
        <w:r w:rsidRPr="008341DF" w:rsidDel="00D361B4">
          <w:rPr>
            <w:rFonts w:ascii="Book Antiqua" w:hAnsi="Book Antiqua" w:hint="eastAsia"/>
            <w:sz w:val="17"/>
            <w:szCs w:val="17"/>
            <w:lang w:val="de-DE"/>
          </w:rPr>
          <w:delText xml:space="preserve">wurde </w:delText>
        </w:r>
      </w:del>
      <w:r w:rsidRPr="008341DF">
        <w:rPr>
          <w:rFonts w:ascii="Book Antiqua" w:hAnsi="Book Antiqua" w:hint="eastAsia"/>
          <w:sz w:val="17"/>
          <w:szCs w:val="17"/>
          <w:lang w:val="de-DE"/>
        </w:rPr>
        <w:t>vor der Saarländischen Kulturgesellschaft Saarbrücken am 4. Mai 1951</w:t>
      </w:r>
      <w:del w:id="20" w:author="ThL" w:date="2026-07-11T11:34:00Z">
        <w:r w:rsidRPr="008341DF" w:rsidDel="00D361B4">
          <w:rPr>
            <w:rFonts w:ascii="Book Antiqua" w:hAnsi="Book Antiqua" w:hint="eastAsia"/>
            <w:sz w:val="17"/>
            <w:szCs w:val="17"/>
            <w:lang w:val="de-DE"/>
          </w:rPr>
          <w:delText xml:space="preserve"> gehalten</w:delText>
        </w:r>
      </w:del>
      <w:r w:rsidRPr="008341DF">
        <w:rPr>
          <w:rFonts w:ascii="Book Antiqua" w:hAnsi="Book Antiqua" w:hint="eastAsia"/>
          <w:sz w:val="17"/>
          <w:szCs w:val="17"/>
          <w:lang w:val="de-DE"/>
        </w:rPr>
        <w:t>. Der Herausgeber war die Saarländische Kulturgesellschaft, Saarbrücken 3, Europahaus.</w:t>
      </w:r>
    </w:p>
  </w:footnote>
  <w:footnote w:id="2">
    <w:p w14:paraId="298CBFD5" w14:textId="77777777"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Ebenda.</w:t>
      </w:r>
    </w:p>
  </w:footnote>
  <w:footnote w:id="3">
    <w:p w14:paraId="17A81B2F" w14:textId="0B08AF10"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 xml:space="preserve">Vgl. Michael Limberg, Hermann Hesse. Leben, Werk, Wirkung. </w:t>
      </w:r>
      <w:del w:id="49" w:author="ThL" w:date="2026-07-11T11:54:00Z">
        <w:r w:rsidRPr="008341DF" w:rsidDel="00D81D5F">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2005, S. 108.</w:t>
      </w:r>
    </w:p>
  </w:footnote>
  <w:footnote w:id="4">
    <w:p w14:paraId="27279485" w14:textId="218BD45D"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lang w:val="de-DE"/>
        </w:rPr>
        <w:t xml:space="preserve"> </w:t>
      </w:r>
      <w:ins w:id="62" w:author="ThL" w:date="2026-07-11T12:00:00Z">
        <w:r w:rsidR="00E160BA" w:rsidRPr="008341DF">
          <w:rPr>
            <w:rFonts w:ascii="Book Antiqua" w:hAnsi="Book Antiqua" w:hint="eastAsia"/>
            <w:sz w:val="17"/>
            <w:szCs w:val="17"/>
            <w:lang w:val="de-DE"/>
          </w:rPr>
          <w:t>Henriette</w:t>
        </w:r>
        <w:r w:rsidR="00E160BA" w:rsidRPr="008341DF">
          <w:rPr>
            <w:rFonts w:ascii="Book Antiqua" w:hAnsi="Book Antiqua" w:hint="eastAsia"/>
            <w:sz w:val="17"/>
            <w:szCs w:val="17"/>
            <w:lang w:val="de-DE"/>
          </w:rPr>
          <w:t xml:space="preserve"> </w:t>
        </w:r>
      </w:ins>
      <w:r w:rsidRPr="008341DF">
        <w:rPr>
          <w:rFonts w:ascii="Book Antiqua" w:hAnsi="Book Antiqua" w:hint="eastAsia"/>
          <w:sz w:val="17"/>
          <w:szCs w:val="17"/>
          <w:lang w:val="de-DE"/>
        </w:rPr>
        <w:t xml:space="preserve">Herwig, </w:t>
      </w:r>
      <w:del w:id="63" w:author="ThL" w:date="2026-07-11T12:00:00Z">
        <w:r w:rsidRPr="008341DF" w:rsidDel="00E160BA">
          <w:rPr>
            <w:rFonts w:ascii="Book Antiqua" w:hAnsi="Book Antiqua" w:hint="eastAsia"/>
            <w:sz w:val="17"/>
            <w:szCs w:val="17"/>
            <w:lang w:val="de-DE"/>
          </w:rPr>
          <w:delText xml:space="preserve">Henriette, </w:delText>
        </w:r>
      </w:del>
      <w:r w:rsidRPr="008341DF">
        <w:rPr>
          <w:rFonts w:ascii="Book Antiqua" w:hAnsi="Book Antiqua" w:hint="eastAsia"/>
          <w:sz w:val="17"/>
          <w:szCs w:val="17"/>
          <w:lang w:val="de-DE"/>
        </w:rPr>
        <w:t xml:space="preserve">Konflikte zwischen Liebe, Ehe und Kunst in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 xml:space="preserve"> Romanen </w:t>
      </w:r>
      <w:r w:rsidRPr="009D325E">
        <w:rPr>
          <w:rFonts w:ascii="Book Antiqua" w:hAnsi="Book Antiqua" w:hint="eastAsia"/>
          <w:sz w:val="17"/>
          <w:szCs w:val="17"/>
          <w:lang w:val="de-DE"/>
        </w:rPr>
        <w:t>Gertrud</w:t>
      </w:r>
      <w:r w:rsidRPr="001C132B">
        <w:rPr>
          <w:rFonts w:ascii="Book Antiqua" w:hAnsi="Book Antiqua" w:hint="eastAsia"/>
          <w:i/>
          <w:iCs/>
          <w:sz w:val="17"/>
          <w:szCs w:val="17"/>
          <w:lang w:val="de-DE"/>
        </w:rPr>
        <w:t> </w:t>
      </w:r>
      <w:r w:rsidRPr="008341DF">
        <w:rPr>
          <w:rFonts w:ascii="Book Antiqua" w:hAnsi="Book Antiqua" w:hint="eastAsia"/>
          <w:sz w:val="17"/>
          <w:szCs w:val="17"/>
          <w:lang w:val="de-DE"/>
        </w:rPr>
        <w:t>und </w:t>
      </w:r>
      <w:proofErr w:type="spellStart"/>
      <w:r w:rsidRPr="009D325E">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xml:space="preserve">. In: Hermann-Hesse-Jahrbuch. Band 8 (2011/2012). </w:t>
      </w:r>
      <w:proofErr w:type="spellStart"/>
      <w:r w:rsidRPr="008341DF">
        <w:rPr>
          <w:rFonts w:ascii="Book Antiqua" w:hAnsi="Book Antiqua" w:hint="eastAsia"/>
          <w:sz w:val="17"/>
          <w:szCs w:val="17"/>
          <w:lang w:val="de-DE"/>
        </w:rPr>
        <w:t>H</w:t>
      </w:r>
      <w:del w:id="64" w:author="ThL" w:date="2026-07-11T12:00:00Z">
        <w:r w:rsidRPr="008341DF" w:rsidDel="00E160BA">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von Michael Limberg. Stuttgart</w:t>
      </w:r>
      <w:del w:id="65" w:author="ThL" w:date="2026-07-11T12:00:00Z">
        <w:r w:rsidRPr="008341DF" w:rsidDel="00E160BA">
          <w:rPr>
            <w:rFonts w:ascii="Book Antiqua" w:hAnsi="Book Antiqua" w:hint="eastAsia"/>
            <w:sz w:val="17"/>
            <w:szCs w:val="17"/>
            <w:lang w:val="de-DE"/>
          </w:rPr>
          <w:delText>: Verlag für Regionalkultur,</w:delText>
        </w:r>
      </w:del>
      <w:r w:rsidRPr="008341DF">
        <w:rPr>
          <w:rFonts w:ascii="Book Antiqua" w:hAnsi="Book Antiqua" w:hint="eastAsia"/>
          <w:sz w:val="17"/>
          <w:szCs w:val="17"/>
          <w:lang w:val="de-DE"/>
        </w:rPr>
        <w:t xml:space="preserve"> 2012, S. 137</w:t>
      </w:r>
      <w:r w:rsidRPr="008341DF">
        <w:rPr>
          <w:rFonts w:ascii="Book Antiqua" w:hAnsi="Book Antiqua" w:hint="eastAsia"/>
          <w:sz w:val="17"/>
          <w:szCs w:val="17"/>
          <w:lang w:val="de-DE"/>
        </w:rPr>
        <w:t>–</w:t>
      </w:r>
      <w:r w:rsidRPr="008341DF">
        <w:rPr>
          <w:rFonts w:ascii="Book Antiqua" w:hAnsi="Book Antiqua" w:hint="eastAsia"/>
          <w:sz w:val="17"/>
          <w:szCs w:val="17"/>
          <w:lang w:val="de-DE"/>
        </w:rPr>
        <w:t>158.</w:t>
      </w:r>
    </w:p>
  </w:footnote>
  <w:footnote w:id="5">
    <w:p w14:paraId="34797FDE" w14:textId="03730EED"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Hermann Hesse, </w:t>
      </w:r>
      <w:proofErr w:type="spellStart"/>
      <w:r w:rsidRPr="009D325E">
        <w:rPr>
          <w:rFonts w:ascii="Book Antiqua" w:hAnsi="Book Antiqua"/>
          <w:sz w:val="17"/>
          <w:szCs w:val="17"/>
          <w:lang w:val="de-DE"/>
        </w:rPr>
        <w:t>Roßhalde</w:t>
      </w:r>
      <w:proofErr w:type="spellEnd"/>
      <w:r w:rsidRPr="004C5DD4">
        <w:rPr>
          <w:rFonts w:ascii="Book Antiqua" w:hAnsi="Book Antiqua"/>
          <w:sz w:val="17"/>
          <w:szCs w:val="17"/>
          <w:lang w:val="de-DE"/>
        </w:rPr>
        <w:t>. eBook Suhrkamp Verlag</w:t>
      </w:r>
      <w:ins w:id="70" w:author="ThL" w:date="2026-07-11T12:03:00Z">
        <w:r w:rsidR="00E160BA">
          <w:rPr>
            <w:rFonts w:ascii="Book Antiqua" w:hAnsi="Book Antiqua"/>
            <w:sz w:val="17"/>
            <w:szCs w:val="17"/>
            <w:lang w:val="de-DE"/>
          </w:rPr>
          <w:t>.</w:t>
        </w:r>
      </w:ins>
      <w:r w:rsidRPr="004C5DD4">
        <w:rPr>
          <w:rFonts w:ascii="Book Antiqua" w:hAnsi="Book Antiqua"/>
          <w:sz w:val="17"/>
          <w:szCs w:val="17"/>
          <w:lang w:val="de-DE"/>
        </w:rPr>
        <w:t xml:space="preserve"> Berlin 2015</w:t>
      </w:r>
      <w:ins w:id="71" w:author="ThL" w:date="2026-07-11T12:04:00Z">
        <w:r w:rsidR="00E160BA">
          <w:rPr>
            <w:rFonts w:ascii="Book Antiqua" w:hAnsi="Book Antiqua"/>
            <w:sz w:val="17"/>
            <w:szCs w:val="17"/>
            <w:lang w:val="de-DE"/>
          </w:rPr>
          <w:t>,</w:t>
        </w:r>
      </w:ins>
      <w:r w:rsidRPr="004C5DD4">
        <w:rPr>
          <w:rFonts w:ascii="Book Antiqua" w:hAnsi="Book Antiqua"/>
          <w:sz w:val="17"/>
          <w:szCs w:val="17"/>
          <w:lang w:val="de-DE"/>
        </w:rPr>
        <w:t xml:space="preserve"> S.</w:t>
      </w:r>
      <w:ins w:id="72" w:author="ThL" w:date="2026-07-11T12:04:00Z">
        <w:r w:rsidR="00E160BA">
          <w:rPr>
            <w:rFonts w:ascii="Book Antiqua" w:hAnsi="Book Antiqua"/>
            <w:sz w:val="17"/>
            <w:szCs w:val="17"/>
            <w:lang w:val="de-DE"/>
          </w:rPr>
          <w:t xml:space="preserve"> </w:t>
        </w:r>
      </w:ins>
      <w:r w:rsidRPr="004C5DD4">
        <w:rPr>
          <w:rFonts w:ascii="Book Antiqua" w:hAnsi="Book Antiqua"/>
          <w:sz w:val="17"/>
          <w:szCs w:val="17"/>
          <w:lang w:val="de-DE"/>
        </w:rPr>
        <w:t>42</w:t>
      </w:r>
      <w:ins w:id="73" w:author="ThL" w:date="2026-07-11T12:04:00Z">
        <w:r w:rsidR="00E160BA">
          <w:rPr>
            <w:rFonts w:ascii="Book Antiqua" w:hAnsi="Book Antiqua"/>
            <w:sz w:val="17"/>
            <w:szCs w:val="17"/>
            <w:lang w:val="de-DE"/>
          </w:rPr>
          <w:t>.</w:t>
        </w:r>
      </w:ins>
      <w:r w:rsidRPr="004C5DD4">
        <w:rPr>
          <w:rFonts w:ascii="Book Antiqua" w:hAnsi="Book Antiqua"/>
          <w:sz w:val="17"/>
          <w:szCs w:val="17"/>
          <w:lang w:val="de-DE" w:eastAsia="zh-CN"/>
        </w:rPr>
        <w:t xml:space="preserve"> </w:t>
      </w:r>
      <w:del w:id="74" w:author="ThL" w:date="2026-07-11T12:04:00Z">
        <w:r w:rsidRPr="004C5DD4" w:rsidDel="00E160BA">
          <w:rPr>
            <w:rFonts w:ascii="Book Antiqua" w:hAnsi="Book Antiqua"/>
            <w:sz w:val="17"/>
            <w:szCs w:val="17"/>
            <w:lang w:val="de-DE" w:eastAsia="zh-CN"/>
          </w:rPr>
          <w:delText xml:space="preserve">  </w:delText>
        </w:r>
      </w:del>
      <w:r w:rsidRPr="004C5DD4">
        <w:rPr>
          <w:rFonts w:ascii="Book Antiqua" w:hAnsi="Book Antiqua"/>
          <w:sz w:val="17"/>
          <w:szCs w:val="17"/>
          <w:lang w:val="de-DE" w:eastAsia="zh-CN"/>
        </w:rPr>
        <w:t>F</w:t>
      </w:r>
      <w:r w:rsidRPr="004C5DD4">
        <w:rPr>
          <w:rFonts w:ascii="Book Antiqua" w:hAnsi="Book Antiqua"/>
          <w:sz w:val="17"/>
          <w:szCs w:val="17"/>
          <w:lang w:val="de-DE"/>
        </w:rPr>
        <w:t>olgt der 1. Au</w:t>
      </w:r>
      <w:r w:rsidRPr="004C5DD4">
        <w:rPr>
          <w:rFonts w:ascii="Book Antiqua" w:hAnsi="Book Antiqua"/>
          <w:sz w:val="17"/>
          <w:szCs w:val="17"/>
        </w:rPr>
        <w:t>ﬂ</w:t>
      </w:r>
      <w:del w:id="75" w:author="ThL" w:date="2026-07-11T12:04:00Z">
        <w:r w:rsidRPr="004C5DD4" w:rsidDel="00E160BA">
          <w:rPr>
            <w:rFonts w:ascii="Book Antiqua" w:hAnsi="Book Antiqua"/>
            <w:sz w:val="17"/>
            <w:szCs w:val="17"/>
          </w:rPr>
          <w:delText>ﬂ</w:delText>
        </w:r>
      </w:del>
      <w:proofErr w:type="spellStart"/>
      <w:r w:rsidRPr="004C5DD4">
        <w:rPr>
          <w:rFonts w:ascii="Book Antiqua" w:hAnsi="Book Antiqua"/>
          <w:sz w:val="17"/>
          <w:szCs w:val="17"/>
          <w:lang w:val="de-DE"/>
        </w:rPr>
        <w:t>age</w:t>
      </w:r>
      <w:proofErr w:type="spellEnd"/>
      <w:r w:rsidRPr="004C5DD4">
        <w:rPr>
          <w:rFonts w:ascii="Book Antiqua" w:hAnsi="Book Antiqua"/>
          <w:sz w:val="17"/>
          <w:szCs w:val="17"/>
          <w:lang w:val="de-DE"/>
        </w:rPr>
        <w:t xml:space="preserve"> der Ausgabe des </w:t>
      </w:r>
      <w:proofErr w:type="spellStart"/>
      <w:r w:rsidRPr="004C5DD4">
        <w:rPr>
          <w:rFonts w:ascii="Book Antiqua" w:hAnsi="Book Antiqua"/>
          <w:sz w:val="17"/>
          <w:szCs w:val="17"/>
          <w:lang w:val="de-DE"/>
        </w:rPr>
        <w:t>suhrkamp</w:t>
      </w:r>
      <w:proofErr w:type="spellEnd"/>
      <w:r w:rsidRPr="004C5DD4">
        <w:rPr>
          <w:rFonts w:ascii="Book Antiqua" w:hAnsi="Book Antiqua"/>
          <w:sz w:val="17"/>
          <w:szCs w:val="17"/>
          <w:lang w:val="de-DE"/>
        </w:rPr>
        <w:t xml:space="preserve"> </w:t>
      </w:r>
      <w:proofErr w:type="spellStart"/>
      <w:r w:rsidRPr="004C5DD4">
        <w:rPr>
          <w:rFonts w:ascii="Book Antiqua" w:hAnsi="Book Antiqua"/>
          <w:sz w:val="17"/>
          <w:szCs w:val="17"/>
          <w:lang w:val="de-DE"/>
        </w:rPr>
        <w:t>taschenbuchs</w:t>
      </w:r>
      <w:proofErr w:type="spellEnd"/>
      <w:r w:rsidRPr="004C5DD4">
        <w:rPr>
          <w:rFonts w:ascii="Book Antiqua" w:hAnsi="Book Antiqua"/>
          <w:sz w:val="17"/>
          <w:szCs w:val="17"/>
          <w:lang w:val="de-DE"/>
        </w:rPr>
        <w:t xml:space="preserve">: </w:t>
      </w:r>
      <w:ins w:id="76" w:author="ThL" w:date="2026-07-11T12:04:00Z">
        <w:r w:rsidR="00E160BA">
          <w:rPr>
            <w:rFonts w:ascii="Book Antiqua" w:hAnsi="Book Antiqua"/>
            <w:sz w:val="17"/>
            <w:szCs w:val="17"/>
            <w:lang w:val="de-DE"/>
          </w:rPr>
          <w:t xml:space="preserve">Hermann Hesse, </w:t>
        </w:r>
      </w:ins>
      <w:r w:rsidRPr="004C5DD4">
        <w:rPr>
          <w:rFonts w:ascii="Book Antiqua" w:hAnsi="Book Antiqua"/>
          <w:sz w:val="17"/>
          <w:szCs w:val="17"/>
          <w:lang w:val="de-DE"/>
        </w:rPr>
        <w:t xml:space="preserve">Das erzählerische Werk. Sämtliche Jugendschriften, Romane, Erzählungen, Märchen und Gedichte. </w:t>
      </w:r>
      <w:proofErr w:type="spellStart"/>
      <w:r w:rsidRPr="004C5DD4">
        <w:rPr>
          <w:rFonts w:ascii="Book Antiqua" w:hAnsi="Book Antiqua"/>
          <w:sz w:val="17"/>
          <w:szCs w:val="17"/>
          <w:lang w:val="de-DE"/>
        </w:rPr>
        <w:t>H</w:t>
      </w:r>
      <w:del w:id="77" w:author="ThL" w:date="2026-07-11T12:04:00Z">
        <w:r w:rsidRPr="004C5DD4" w:rsidDel="00E160BA">
          <w:rPr>
            <w:rFonts w:ascii="Book Antiqua" w:hAnsi="Book Antiqua"/>
            <w:sz w:val="17"/>
            <w:szCs w:val="17"/>
            <w:lang w:val="de-DE"/>
          </w:rPr>
          <w:delText>eraus</w:delText>
        </w:r>
      </w:del>
      <w:r w:rsidRPr="004C5DD4">
        <w:rPr>
          <w:rFonts w:ascii="Book Antiqua" w:hAnsi="Book Antiqua"/>
          <w:sz w:val="17"/>
          <w:szCs w:val="17"/>
          <w:lang w:val="de-DE"/>
        </w:rPr>
        <w:t>g</w:t>
      </w:r>
      <w:proofErr w:type="spellEnd"/>
      <w:ins w:id="78" w:author="ThL" w:date="2026-07-11T12:04:00Z">
        <w:r w:rsidR="00E160BA">
          <w:rPr>
            <w:rFonts w:ascii="Book Antiqua" w:hAnsi="Book Antiqua"/>
            <w:sz w:val="17"/>
            <w:szCs w:val="17"/>
            <w:lang w:val="de-DE"/>
          </w:rPr>
          <w:t>.</w:t>
        </w:r>
      </w:ins>
      <w:del w:id="79" w:author="ThL" w:date="2026-07-11T12:04:00Z">
        <w:r w:rsidRPr="004C5DD4" w:rsidDel="00E160BA">
          <w:rPr>
            <w:rFonts w:ascii="Book Antiqua" w:hAnsi="Book Antiqua"/>
            <w:sz w:val="17"/>
            <w:szCs w:val="17"/>
            <w:lang w:val="de-DE"/>
          </w:rPr>
          <w:delText>egeben</w:delText>
        </w:r>
      </w:del>
      <w:r w:rsidRPr="004C5DD4">
        <w:rPr>
          <w:rFonts w:ascii="Book Antiqua" w:hAnsi="Book Antiqua"/>
          <w:sz w:val="17"/>
          <w:szCs w:val="17"/>
          <w:lang w:val="de-DE"/>
        </w:rPr>
        <w:t xml:space="preserve"> von Volker Michels. </w:t>
      </w:r>
      <w:del w:id="80" w:author="ThL" w:date="2026-07-11T12:04:00Z">
        <w:r w:rsidRPr="004C5DD4" w:rsidDel="00E160BA">
          <w:rPr>
            <w:rFonts w:ascii="Book Antiqua" w:hAnsi="Book Antiqua"/>
            <w:sz w:val="17"/>
            <w:szCs w:val="17"/>
            <w:lang w:val="de-DE"/>
          </w:rPr>
          <w:delText xml:space="preserve">Suhrkamp Verlag </w:delText>
        </w:r>
      </w:del>
      <w:r w:rsidRPr="004C5DD4">
        <w:rPr>
          <w:rFonts w:ascii="Book Antiqua" w:hAnsi="Book Antiqua"/>
          <w:sz w:val="17"/>
          <w:szCs w:val="17"/>
          <w:lang w:val="de-DE"/>
        </w:rPr>
        <w:t>Berlin 2012</w:t>
      </w:r>
      <w:ins w:id="81" w:author="ThL" w:date="2026-07-11T12:04:00Z">
        <w:r w:rsidR="00E160BA">
          <w:rPr>
            <w:rFonts w:ascii="Book Antiqua" w:hAnsi="Book Antiqua"/>
            <w:sz w:val="17"/>
            <w:szCs w:val="17"/>
            <w:lang w:val="de-DE"/>
          </w:rPr>
          <w:t>.</w:t>
        </w:r>
      </w:ins>
      <w:r w:rsidRPr="004C5DD4">
        <w:rPr>
          <w:rFonts w:ascii="Book Antiqua" w:hAnsi="Book Antiqua"/>
          <w:sz w:val="17"/>
          <w:szCs w:val="17"/>
          <w:lang w:val="de-DE"/>
        </w:rPr>
        <w:t xml:space="preserve"> </w:t>
      </w:r>
    </w:p>
  </w:footnote>
  <w:footnote w:id="6">
    <w:p w14:paraId="342B416A" w14:textId="3CA51BC3"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w:t>
      </w:r>
      <w:del w:id="86" w:author="ThL" w:date="2026-07-11T12:04:00Z">
        <w:r w:rsidRPr="004C5DD4" w:rsidDel="00E160BA">
          <w:rPr>
            <w:rFonts w:ascii="Book Antiqua" w:hAnsi="Book Antiqua"/>
            <w:sz w:val="17"/>
            <w:szCs w:val="17"/>
            <w:lang w:val="de-DE"/>
          </w:rPr>
          <w:delText> </w:delText>
        </w:r>
      </w:del>
      <w:r w:rsidRPr="004C5DD4">
        <w:rPr>
          <w:rFonts w:ascii="Book Antiqua" w:hAnsi="Book Antiqua"/>
          <w:sz w:val="17"/>
          <w:szCs w:val="17"/>
          <w:lang w:val="de-DE"/>
        </w:rPr>
        <w:t>Ebenda S.</w:t>
      </w:r>
      <w:ins w:id="87" w:author="ThL" w:date="2026-07-11T12:05:00Z">
        <w:r w:rsidR="00E160BA">
          <w:rPr>
            <w:rFonts w:ascii="Book Antiqua" w:hAnsi="Book Antiqua"/>
            <w:sz w:val="17"/>
            <w:szCs w:val="17"/>
            <w:lang w:val="de-DE"/>
          </w:rPr>
          <w:t xml:space="preserve"> </w:t>
        </w:r>
      </w:ins>
      <w:r w:rsidRPr="004C5DD4">
        <w:rPr>
          <w:rFonts w:ascii="Book Antiqua" w:hAnsi="Book Antiqua"/>
          <w:sz w:val="17"/>
          <w:szCs w:val="17"/>
          <w:lang w:val="de-DE"/>
        </w:rPr>
        <w:t>43</w:t>
      </w:r>
      <w:ins w:id="88" w:author="ThL" w:date="2026-07-11T12:05:00Z">
        <w:r w:rsidR="00E160BA">
          <w:rPr>
            <w:rFonts w:ascii="Book Antiqua" w:hAnsi="Book Antiqua"/>
            <w:sz w:val="17"/>
            <w:szCs w:val="17"/>
            <w:lang w:val="de-DE"/>
          </w:rPr>
          <w:t>.</w:t>
        </w:r>
      </w:ins>
      <w:r w:rsidRPr="004C5DD4">
        <w:rPr>
          <w:rFonts w:ascii="Book Antiqua" w:hAnsi="Book Antiqua"/>
          <w:sz w:val="17"/>
          <w:szCs w:val="17"/>
          <w:lang w:val="de-DE"/>
        </w:rPr>
        <w:t> </w:t>
      </w:r>
    </w:p>
  </w:footnote>
  <w:footnote w:id="7">
    <w:p w14:paraId="7A794A35" w14:textId="2526D4F1"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Ebenda</w:t>
      </w:r>
      <w:ins w:id="93" w:author="ThL" w:date="2026-07-11T12:05:00Z">
        <w:r w:rsidR="00E160BA">
          <w:rPr>
            <w:rFonts w:ascii="Book Antiqua" w:hAnsi="Book Antiqua"/>
            <w:sz w:val="17"/>
            <w:szCs w:val="17"/>
            <w:lang w:val="de-DE"/>
          </w:rPr>
          <w:t>.</w:t>
        </w:r>
      </w:ins>
      <w:r w:rsidRPr="004C5DD4">
        <w:rPr>
          <w:rFonts w:ascii="Book Antiqua" w:hAnsi="Book Antiqua"/>
          <w:sz w:val="17"/>
          <w:szCs w:val="17"/>
          <w:lang w:val="de-DE"/>
        </w:rPr>
        <w:t xml:space="preserve"> </w:t>
      </w:r>
    </w:p>
  </w:footnote>
  <w:footnote w:id="8">
    <w:p w14:paraId="1A20D721" w14:textId="06A90E3C"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Andreas Solbach (</w:t>
      </w:r>
      <w:proofErr w:type="spellStart"/>
      <w:r w:rsidRPr="008341DF">
        <w:rPr>
          <w:rFonts w:ascii="Book Antiqua" w:hAnsi="Book Antiqua" w:hint="eastAsia"/>
          <w:sz w:val="17"/>
          <w:szCs w:val="17"/>
          <w:lang w:val="de-DE"/>
        </w:rPr>
        <w:t>H</w:t>
      </w:r>
      <w:del w:id="109" w:author="ThL" w:date="2026-07-11T12:18:00Z">
        <w:r w:rsidRPr="008341DF" w:rsidDel="0068608A">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xml:space="preserve">.), Hermann Hesse: </w:t>
      </w:r>
      <w:proofErr w:type="spellStart"/>
      <w:r w:rsidRPr="009D325E">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Text und Kommentar.</w:t>
      </w:r>
      <w:r w:rsidRPr="008341DF">
        <w:rPr>
          <w:rFonts w:ascii="Book Antiqua" w:hAnsi="Book Antiqua" w:hint="eastAsia"/>
          <w:sz w:val="17"/>
          <w:szCs w:val="17"/>
          <w:lang w:val="de-DE"/>
        </w:rPr>
        <w:br/>
      </w:r>
      <w:del w:id="110" w:author="ThL" w:date="2026-07-11T12:18:00Z">
        <w:r w:rsidRPr="008341DF" w:rsidDel="0068608A">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2011</w:t>
      </w:r>
      <w:del w:id="111" w:author="ThL" w:date="2026-07-11T12:18:00Z">
        <w:r w:rsidRPr="008341DF" w:rsidDel="0068608A">
          <w:rPr>
            <w:rFonts w:ascii="Book Antiqua" w:hAnsi="Book Antiqua" w:hint="eastAsia"/>
            <w:sz w:val="17"/>
            <w:szCs w:val="17"/>
            <w:lang w:val="de-DE"/>
          </w:rPr>
          <w:delText xml:space="preserve"> (Suhrkamp BasisBibliothek, Band 182)</w:delText>
        </w:r>
      </w:del>
      <w:r w:rsidRPr="008341DF">
        <w:rPr>
          <w:rFonts w:ascii="Book Antiqua" w:hAnsi="Book Antiqua" w:hint="eastAsia"/>
          <w:sz w:val="17"/>
          <w:szCs w:val="17"/>
          <w:lang w:val="de-DE"/>
        </w:rPr>
        <w:t>, S. 179.</w:t>
      </w:r>
    </w:p>
  </w:footnote>
  <w:footnote w:id="9">
    <w:p w14:paraId="78E9DAD6" w14:textId="4BFA9B05"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Hermann Hesse, a.a.O</w:t>
      </w:r>
      <w:ins w:id="115" w:author="ThL" w:date="2026-07-11T12:22:00Z">
        <w:r w:rsidR="0068608A">
          <w:rPr>
            <w:rFonts w:ascii="Book Antiqua" w:hAnsi="Book Antiqua"/>
            <w:sz w:val="17"/>
            <w:szCs w:val="17"/>
            <w:lang w:val="de-DE"/>
          </w:rPr>
          <w:t>.</w:t>
        </w:r>
      </w:ins>
      <w:r w:rsidRPr="008341DF">
        <w:rPr>
          <w:rFonts w:ascii="Book Antiqua" w:hAnsi="Book Antiqua" w:hint="eastAsia"/>
          <w:sz w:val="17"/>
          <w:szCs w:val="17"/>
          <w:lang w:val="de-DE"/>
        </w:rPr>
        <w:t>, S.</w:t>
      </w:r>
      <w:ins w:id="116" w:author="ThL" w:date="2026-07-11T12:18:00Z">
        <w:r w:rsidR="0068608A">
          <w:rPr>
            <w:rFonts w:ascii="Book Antiqua" w:hAnsi="Book Antiqua"/>
            <w:sz w:val="17"/>
            <w:szCs w:val="17"/>
            <w:lang w:val="de-DE"/>
          </w:rPr>
          <w:t xml:space="preserve"> </w:t>
        </w:r>
      </w:ins>
      <w:r w:rsidRPr="008341DF">
        <w:rPr>
          <w:rFonts w:ascii="Book Antiqua" w:hAnsi="Book Antiqua" w:hint="eastAsia"/>
          <w:sz w:val="17"/>
          <w:szCs w:val="17"/>
          <w:lang w:val="de-DE"/>
        </w:rPr>
        <w:t>19.</w:t>
      </w:r>
    </w:p>
  </w:footnote>
  <w:footnote w:id="10">
    <w:p w14:paraId="3E7D3961" w14:textId="534CFFB5"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Hermann Hesse, a.a.O</w:t>
      </w:r>
      <w:ins w:id="128" w:author="ThL" w:date="2026-07-11T12:22:00Z">
        <w:r w:rsidR="0068608A">
          <w:rPr>
            <w:rFonts w:ascii="Book Antiqua" w:hAnsi="Book Antiqua"/>
            <w:sz w:val="17"/>
            <w:szCs w:val="17"/>
            <w:lang w:val="de-DE"/>
          </w:rPr>
          <w:t>.</w:t>
        </w:r>
      </w:ins>
      <w:r w:rsidRPr="008341DF">
        <w:rPr>
          <w:rFonts w:ascii="Book Antiqua" w:hAnsi="Book Antiqua" w:hint="eastAsia"/>
          <w:sz w:val="17"/>
          <w:szCs w:val="17"/>
          <w:lang w:val="de-DE"/>
        </w:rPr>
        <w:t>, S.</w:t>
      </w:r>
      <w:ins w:id="129" w:author="ThL" w:date="2026-07-11T12:18:00Z">
        <w:r w:rsidR="0068608A">
          <w:rPr>
            <w:rFonts w:ascii="Book Antiqua" w:hAnsi="Book Antiqua"/>
            <w:sz w:val="17"/>
            <w:szCs w:val="17"/>
            <w:lang w:val="de-DE"/>
          </w:rPr>
          <w:t xml:space="preserve"> </w:t>
        </w:r>
      </w:ins>
      <w:r w:rsidRPr="008341DF">
        <w:rPr>
          <w:rFonts w:ascii="Book Antiqua" w:hAnsi="Book Antiqua" w:hint="eastAsia"/>
          <w:sz w:val="17"/>
          <w:szCs w:val="17"/>
          <w:lang w:val="de-DE"/>
        </w:rPr>
        <w:t>24</w:t>
      </w:r>
      <w:ins w:id="130" w:author="ThL" w:date="2026-07-11T12:18:00Z">
        <w:r w:rsidR="0068608A">
          <w:rPr>
            <w:rFonts w:ascii="Book Antiqua" w:hAnsi="Book Antiqua"/>
            <w:sz w:val="17"/>
            <w:szCs w:val="17"/>
            <w:lang w:val="de-DE"/>
          </w:rPr>
          <w:t>.</w:t>
        </w:r>
      </w:ins>
    </w:p>
  </w:footnote>
  <w:footnote w:id="11">
    <w:p w14:paraId="650F1EF8" w14:textId="3ABA0417" w:rsidR="009A48C6" w:rsidRPr="00ED65C1" w:rsidRDefault="00083815" w:rsidP="004C5DD4">
      <w:pPr>
        <w:pStyle w:val="Aufzhlungszeichen"/>
        <w:numPr>
          <w:ilvl w:val="0"/>
          <w:numId w:val="0"/>
        </w:numPr>
        <w:spacing w:after="0" w:line="240" w:lineRule="auto"/>
        <w:ind w:firstLine="397"/>
        <w:jc w:val="both"/>
        <w:rPr>
          <w:rFonts w:ascii="Book Antiqua" w:hAnsi="Book Antiqua"/>
          <w:sz w:val="17"/>
          <w:szCs w:val="17"/>
          <w:lang w:val="en-GB"/>
          <w:rPrChange w:id="132" w:author="ThL" w:date="2026-07-11T12:36:00Z">
            <w:rPr>
              <w:rFonts w:ascii="Book Antiqua" w:hAnsi="Book Antiqua"/>
              <w:sz w:val="17"/>
              <w:szCs w:val="17"/>
              <w:lang w:val="de-DE"/>
            </w:rPr>
          </w:rPrChang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Erving Goffman, Wir alle spielen Theater. Die Selbstdarstellung im Alltag.</w:t>
      </w:r>
      <w:ins w:id="133" w:author="ThL" w:date="2026-07-11T12:35:00Z">
        <w:r w:rsidR="00ED65C1">
          <w:rPr>
            <w:rFonts w:ascii="Book Antiqua" w:hAnsi="Book Antiqua"/>
            <w:sz w:val="17"/>
            <w:szCs w:val="17"/>
            <w:lang w:val="de-DE"/>
          </w:rPr>
          <w:t xml:space="preserve"> </w:t>
        </w:r>
      </w:ins>
      <w:proofErr w:type="spellStart"/>
      <w:r w:rsidRPr="00ED65C1">
        <w:rPr>
          <w:rFonts w:ascii="Book Antiqua" w:hAnsi="Book Antiqua" w:hint="eastAsia"/>
          <w:sz w:val="17"/>
          <w:szCs w:val="17"/>
          <w:lang w:val="en-GB"/>
          <w:rPrChange w:id="134" w:author="ThL" w:date="2026-07-11T12:36:00Z">
            <w:rPr>
              <w:rFonts w:ascii="Book Antiqua" w:hAnsi="Book Antiqua" w:hint="eastAsia"/>
              <w:sz w:val="17"/>
              <w:szCs w:val="17"/>
              <w:lang w:val="de-DE"/>
            </w:rPr>
          </w:rPrChange>
        </w:rPr>
        <w:t>München</w:t>
      </w:r>
      <w:proofErr w:type="spellEnd"/>
      <w:del w:id="135" w:author="ThL" w:date="2026-07-11T12:35:00Z">
        <w:r w:rsidRPr="00ED65C1" w:rsidDel="00ED65C1">
          <w:rPr>
            <w:rFonts w:ascii="Book Antiqua" w:hAnsi="Book Antiqua" w:hint="eastAsia"/>
            <w:sz w:val="17"/>
            <w:szCs w:val="17"/>
            <w:lang w:val="en-GB"/>
            <w:rPrChange w:id="136" w:author="ThL" w:date="2026-07-11T12:36:00Z">
              <w:rPr>
                <w:rFonts w:ascii="Book Antiqua" w:hAnsi="Book Antiqua" w:hint="eastAsia"/>
                <w:sz w:val="17"/>
                <w:szCs w:val="17"/>
                <w:lang w:val="de-DE"/>
              </w:rPr>
            </w:rPrChange>
          </w:rPr>
          <w:delText>: Piper,</w:delText>
        </w:r>
      </w:del>
      <w:r w:rsidRPr="00ED65C1">
        <w:rPr>
          <w:rFonts w:ascii="Book Antiqua" w:hAnsi="Book Antiqua" w:hint="eastAsia"/>
          <w:sz w:val="17"/>
          <w:szCs w:val="17"/>
          <w:lang w:val="en-GB"/>
          <w:rPrChange w:id="137" w:author="ThL" w:date="2026-07-11T12:36:00Z">
            <w:rPr>
              <w:rFonts w:ascii="Book Antiqua" w:hAnsi="Book Antiqua" w:hint="eastAsia"/>
              <w:sz w:val="17"/>
              <w:szCs w:val="17"/>
              <w:lang w:val="de-DE"/>
            </w:rPr>
          </w:rPrChange>
        </w:rPr>
        <w:t xml:space="preserve"> 2003 (Original: The Presentation of Self in Everyday Life, </w:t>
      </w:r>
      <w:ins w:id="138" w:author="ThL" w:date="2026-07-11T12:36:00Z">
        <w:r w:rsidR="00ED65C1" w:rsidRPr="00ED65C1">
          <w:rPr>
            <w:rFonts w:ascii="Book Antiqua" w:hAnsi="Book Antiqua"/>
            <w:sz w:val="17"/>
            <w:szCs w:val="17"/>
            <w:lang w:val="en-GB"/>
            <w:rPrChange w:id="139" w:author="ThL" w:date="2026-07-11T12:36:00Z">
              <w:rPr>
                <w:rFonts w:ascii="Book Antiqua" w:hAnsi="Book Antiqua"/>
                <w:sz w:val="17"/>
                <w:szCs w:val="17"/>
                <w:lang w:val="de-DE"/>
              </w:rPr>
            </w:rPrChange>
          </w:rPr>
          <w:t xml:space="preserve">New </w:t>
        </w:r>
        <w:r w:rsidR="00ED65C1">
          <w:rPr>
            <w:rFonts w:ascii="Book Antiqua" w:hAnsi="Book Antiqua"/>
            <w:sz w:val="17"/>
            <w:szCs w:val="17"/>
            <w:lang w:val="en-GB"/>
          </w:rPr>
          <w:t xml:space="preserve">York </w:t>
        </w:r>
      </w:ins>
      <w:r w:rsidRPr="00ED65C1">
        <w:rPr>
          <w:rFonts w:ascii="Book Antiqua" w:hAnsi="Book Antiqua" w:hint="eastAsia"/>
          <w:sz w:val="17"/>
          <w:szCs w:val="17"/>
          <w:lang w:val="en-GB"/>
          <w:rPrChange w:id="140" w:author="ThL" w:date="2026-07-11T12:36:00Z">
            <w:rPr>
              <w:rFonts w:ascii="Book Antiqua" w:hAnsi="Book Antiqua" w:hint="eastAsia"/>
              <w:sz w:val="17"/>
              <w:szCs w:val="17"/>
              <w:lang w:val="de-DE"/>
            </w:rPr>
          </w:rPrChange>
        </w:rPr>
        <w:t>1959).</w:t>
      </w:r>
    </w:p>
  </w:footnote>
  <w:footnote w:id="12">
    <w:p w14:paraId="1023FD0B" w14:textId="397392A8"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Hermann Hesse, a.a.O</w:t>
      </w:r>
      <w:ins w:id="158" w:author="ThL" w:date="2026-07-11T12:40:00Z">
        <w:r w:rsidR="001E4A78">
          <w:rPr>
            <w:rFonts w:ascii="Book Antiqua" w:hAnsi="Book Antiqua"/>
            <w:sz w:val="17"/>
            <w:szCs w:val="17"/>
            <w:lang w:val="de-DE"/>
          </w:rPr>
          <w:t>.</w:t>
        </w:r>
      </w:ins>
      <w:r w:rsidRPr="008341DF">
        <w:rPr>
          <w:rFonts w:ascii="Book Antiqua" w:hAnsi="Book Antiqua" w:hint="eastAsia"/>
          <w:sz w:val="17"/>
          <w:szCs w:val="17"/>
          <w:lang w:val="de-DE"/>
        </w:rPr>
        <w:t>, S.104-108</w:t>
      </w:r>
      <w:ins w:id="159" w:author="ThL" w:date="2026-07-11T12:40:00Z">
        <w:r w:rsidR="001E4A78">
          <w:rPr>
            <w:rFonts w:ascii="Book Antiqua" w:hAnsi="Book Antiqua"/>
            <w:sz w:val="17"/>
            <w:szCs w:val="17"/>
            <w:lang w:val="de-DE"/>
          </w:rPr>
          <w:t>.</w:t>
        </w:r>
      </w:ins>
    </w:p>
  </w:footnote>
  <w:footnote w:id="13">
    <w:p w14:paraId="4FAF4684" w14:textId="23AF4AE3"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Eva Zimmermann</w:t>
      </w:r>
      <w:ins w:id="164" w:author="ThL" w:date="2026-07-11T12:40:00Z">
        <w:r w:rsidR="001E4A78">
          <w:rPr>
            <w:rFonts w:ascii="Book Antiqua" w:hAnsi="Book Antiqua"/>
            <w:sz w:val="17"/>
            <w:szCs w:val="17"/>
            <w:lang w:val="de-DE"/>
          </w:rPr>
          <w:t>,</w:t>
        </w:r>
      </w:ins>
      <w:del w:id="165" w:author="ThL" w:date="2026-07-11T12:40:00Z">
        <w:r w:rsidRPr="008341DF" w:rsidDel="001E4A78">
          <w:rPr>
            <w:rFonts w:ascii="Book Antiqua" w:hAnsi="Book Antiqua" w:hint="eastAsia"/>
            <w:sz w:val="17"/>
            <w:szCs w:val="17"/>
            <w:lang w:val="de-DE"/>
          </w:rPr>
          <w:delText>:</w:delText>
        </w:r>
      </w:del>
      <w:r w:rsidRPr="008341DF">
        <w:rPr>
          <w:rFonts w:ascii="Book Antiqua" w:hAnsi="Book Antiqua" w:hint="eastAsia"/>
          <w:sz w:val="17"/>
          <w:szCs w:val="17"/>
          <w:lang w:val="de-DE"/>
        </w:rPr>
        <w:t xml:space="preserve"> Einsamkeit und Kunst. Existenzielle Krisen im Werk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w:t>
      </w:r>
      <w:ins w:id="166" w:author="ThL" w:date="2026-07-11T12:40:00Z">
        <w:r w:rsidR="001E4A78">
          <w:rPr>
            <w:rFonts w:ascii="Book Antiqua" w:hAnsi="Book Antiqua"/>
            <w:sz w:val="17"/>
            <w:szCs w:val="17"/>
            <w:lang w:val="de-DE"/>
          </w:rPr>
          <w:t xml:space="preserve"> </w:t>
        </w:r>
      </w:ins>
      <w:r w:rsidRPr="008341DF">
        <w:rPr>
          <w:rFonts w:ascii="Book Antiqua" w:hAnsi="Book Antiqua" w:hint="eastAsia"/>
          <w:sz w:val="17"/>
          <w:szCs w:val="17"/>
          <w:lang w:val="de-DE"/>
        </w:rPr>
        <w:t>Tübingen</w:t>
      </w:r>
      <w:del w:id="167" w:author="ThL" w:date="2026-07-11T12:40:00Z">
        <w:r w:rsidRPr="008341DF" w:rsidDel="001E4A78">
          <w:rPr>
            <w:rFonts w:ascii="Book Antiqua" w:hAnsi="Book Antiqua" w:hint="eastAsia"/>
            <w:sz w:val="17"/>
            <w:szCs w:val="17"/>
            <w:lang w:val="de-DE"/>
          </w:rPr>
          <w:delText>: Narr Francke Attempto,</w:delText>
        </w:r>
      </w:del>
      <w:r w:rsidRPr="008341DF">
        <w:rPr>
          <w:rFonts w:ascii="Book Antiqua" w:hAnsi="Book Antiqua" w:hint="eastAsia"/>
          <w:sz w:val="17"/>
          <w:szCs w:val="17"/>
          <w:lang w:val="de-DE"/>
        </w:rPr>
        <w:t xml:space="preserve"> 2018, S. 147.</w:t>
      </w:r>
    </w:p>
  </w:footnote>
  <w:footnote w:id="14">
    <w:p w14:paraId="123126A6" w14:textId="2D2DEFE7"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Ralph Freedman, Hermann Hesse. </w:t>
      </w:r>
      <w:r w:rsidRPr="001E4A78">
        <w:rPr>
          <w:rFonts w:ascii="Book Antiqua" w:hAnsi="Book Antiqua" w:hint="eastAsia"/>
          <w:sz w:val="17"/>
          <w:szCs w:val="17"/>
          <w:lang w:val="en-GB"/>
          <w:rPrChange w:id="170" w:author="ThL" w:date="2026-07-11T12:44:00Z">
            <w:rPr>
              <w:rFonts w:ascii="Book Antiqua" w:hAnsi="Book Antiqua" w:hint="eastAsia"/>
              <w:sz w:val="17"/>
              <w:szCs w:val="17"/>
              <w:lang w:val="de-DE"/>
            </w:rPr>
          </w:rPrChange>
        </w:rPr>
        <w:t>Pilgrim of Crisis: A Biography.</w:t>
      </w:r>
      <w:ins w:id="171" w:author="ThL" w:date="2026-07-11T12:44:00Z">
        <w:r w:rsidR="001E4A78" w:rsidRPr="001E4A78">
          <w:rPr>
            <w:rFonts w:ascii="Book Antiqua" w:hAnsi="Book Antiqua"/>
            <w:sz w:val="17"/>
            <w:szCs w:val="17"/>
            <w:lang w:val="en-GB"/>
            <w:rPrChange w:id="172" w:author="ThL" w:date="2026-07-11T12:44:00Z">
              <w:rPr>
                <w:rFonts w:ascii="Book Antiqua" w:hAnsi="Book Antiqua"/>
                <w:sz w:val="17"/>
                <w:szCs w:val="17"/>
                <w:lang w:val="de-DE"/>
              </w:rPr>
            </w:rPrChange>
          </w:rPr>
          <w:t xml:space="preserve"> </w:t>
        </w:r>
      </w:ins>
      <w:r w:rsidRPr="008341DF">
        <w:rPr>
          <w:rFonts w:ascii="Book Antiqua" w:hAnsi="Book Antiqua" w:hint="eastAsia"/>
          <w:sz w:val="17"/>
          <w:szCs w:val="17"/>
          <w:lang w:val="de-DE"/>
        </w:rPr>
        <w:t>New York</w:t>
      </w:r>
      <w:del w:id="173" w:author="ThL" w:date="2026-07-11T12:44:00Z">
        <w:r w:rsidRPr="008341DF" w:rsidDel="001E4A78">
          <w:rPr>
            <w:rFonts w:ascii="Book Antiqua" w:hAnsi="Book Antiqua" w:hint="eastAsia"/>
            <w:sz w:val="17"/>
            <w:szCs w:val="17"/>
            <w:lang w:val="de-DE"/>
          </w:rPr>
          <w:delText>: Pantheon Books,</w:delText>
        </w:r>
      </w:del>
      <w:r w:rsidRPr="008341DF">
        <w:rPr>
          <w:rFonts w:ascii="Book Antiqua" w:hAnsi="Book Antiqua" w:hint="eastAsia"/>
          <w:sz w:val="17"/>
          <w:szCs w:val="17"/>
          <w:lang w:val="de-DE"/>
        </w:rPr>
        <w:t xml:space="preserve"> 1978, S. 215 (deutsche Ausgabe: Hermann Hesse</w:t>
      </w:r>
      <w:ins w:id="174" w:author="ThL" w:date="2026-07-11T12:46:00Z">
        <w:r w:rsidR="00EF54F0">
          <w:rPr>
            <w:rFonts w:ascii="Book Antiqua" w:hAnsi="Book Antiqua"/>
            <w:sz w:val="17"/>
            <w:szCs w:val="17"/>
            <w:lang w:val="de-DE"/>
          </w:rPr>
          <w:t>:</w:t>
        </w:r>
      </w:ins>
      <w:del w:id="175" w:author="ThL" w:date="2026-07-11T12:46:00Z">
        <w:r w:rsidRPr="008341DF" w:rsidDel="00EF54F0">
          <w:rPr>
            <w:rFonts w:ascii="Book Antiqua" w:hAnsi="Book Antiqua" w:hint="eastAsia"/>
            <w:sz w:val="17"/>
            <w:szCs w:val="17"/>
            <w:lang w:val="de-DE"/>
          </w:rPr>
          <w:delText>.</w:delText>
        </w:r>
      </w:del>
      <w:r w:rsidRPr="008341DF">
        <w:rPr>
          <w:rFonts w:ascii="Book Antiqua" w:hAnsi="Book Antiqua" w:hint="eastAsia"/>
          <w:sz w:val="17"/>
          <w:szCs w:val="17"/>
          <w:lang w:val="de-DE"/>
        </w:rPr>
        <w:t xml:space="preserve"> Autor der Kris</w:t>
      </w:r>
      <w:ins w:id="176" w:author="ThL" w:date="2026-07-11T12:46:00Z">
        <w:r w:rsidR="00EF54F0">
          <w:rPr>
            <w:rFonts w:ascii="Book Antiqua" w:hAnsi="Book Antiqua"/>
            <w:sz w:val="17"/>
            <w:szCs w:val="17"/>
            <w:lang w:val="de-DE"/>
          </w:rPr>
          <w:t>is.</w:t>
        </w:r>
      </w:ins>
      <w:del w:id="177" w:author="ThL" w:date="2026-07-11T12:46:00Z">
        <w:r w:rsidRPr="008341DF" w:rsidDel="00EF54F0">
          <w:rPr>
            <w:rFonts w:ascii="Book Antiqua" w:hAnsi="Book Antiqua" w:hint="eastAsia"/>
            <w:sz w:val="17"/>
            <w:szCs w:val="17"/>
            <w:lang w:val="de-DE"/>
          </w:rPr>
          <w:delText>e</w:delText>
        </w:r>
      </w:del>
      <w:ins w:id="178" w:author="ThL" w:date="2026-07-11T12:44:00Z">
        <w:r w:rsidR="001E4A78">
          <w:rPr>
            <w:rFonts w:ascii="Book Antiqua" w:hAnsi="Book Antiqua"/>
            <w:sz w:val="17"/>
            <w:szCs w:val="17"/>
            <w:lang w:val="de-DE"/>
          </w:rPr>
          <w:t xml:space="preserve"> </w:t>
        </w:r>
      </w:ins>
      <w:ins w:id="179" w:author="ThL" w:date="2026-07-11T12:46:00Z">
        <w:r w:rsidR="00EF54F0">
          <w:rPr>
            <w:rFonts w:ascii="Book Antiqua" w:hAnsi="Book Antiqua"/>
            <w:sz w:val="17"/>
            <w:szCs w:val="17"/>
            <w:lang w:val="de-DE"/>
          </w:rPr>
          <w:t xml:space="preserve">Eine Biographie. </w:t>
        </w:r>
      </w:ins>
      <w:ins w:id="180" w:author="ThL" w:date="2026-07-11T12:47:00Z">
        <w:r w:rsidR="00EF54F0">
          <w:rPr>
            <w:rFonts w:ascii="Book Antiqua" w:hAnsi="Book Antiqua"/>
            <w:sz w:val="17"/>
            <w:szCs w:val="17"/>
            <w:lang w:val="de-DE"/>
          </w:rPr>
          <w:t>Frankfurt am Main 1982</w:t>
        </w:r>
      </w:ins>
      <w:r w:rsidRPr="008341DF">
        <w:rPr>
          <w:rFonts w:ascii="Book Antiqua" w:hAnsi="Book Antiqua" w:hint="eastAsia"/>
          <w:sz w:val="17"/>
          <w:szCs w:val="17"/>
          <w:lang w:val="de-DE"/>
        </w:rPr>
        <w:t>).</w:t>
      </w:r>
    </w:p>
  </w:footnote>
  <w:footnote w:id="15">
    <w:p w14:paraId="02A468FA" w14:textId="2FF1F278"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w:t>
      </w:r>
      <w:ins w:id="184" w:author="ThL" w:date="2026-07-11T12:43:00Z">
        <w:r w:rsidR="001E4A78">
          <w:rPr>
            <w:rFonts w:ascii="Book Antiqua" w:hAnsi="Book Antiqua"/>
            <w:sz w:val="17"/>
            <w:szCs w:val="17"/>
            <w:lang w:val="de-DE"/>
          </w:rPr>
          <w:t xml:space="preserve">Henriette </w:t>
        </w:r>
      </w:ins>
      <w:r w:rsidRPr="008341DF">
        <w:rPr>
          <w:rFonts w:ascii="Book Antiqua" w:hAnsi="Book Antiqua" w:hint="eastAsia"/>
          <w:sz w:val="17"/>
          <w:szCs w:val="17"/>
          <w:lang w:val="de-DE"/>
        </w:rPr>
        <w:t xml:space="preserve">Herwig, </w:t>
      </w:r>
      <w:del w:id="185" w:author="ThL" w:date="2026-07-11T12:43:00Z">
        <w:r w:rsidRPr="008341DF" w:rsidDel="001E4A78">
          <w:rPr>
            <w:rFonts w:ascii="Book Antiqua" w:hAnsi="Book Antiqua" w:hint="eastAsia"/>
            <w:sz w:val="17"/>
            <w:szCs w:val="17"/>
            <w:lang w:val="de-DE"/>
          </w:rPr>
          <w:delText xml:space="preserve">Henriette </w:delText>
        </w:r>
      </w:del>
      <w:r w:rsidRPr="008341DF">
        <w:rPr>
          <w:rFonts w:ascii="Book Antiqua" w:hAnsi="Book Antiqua" w:hint="eastAsia"/>
          <w:sz w:val="17"/>
          <w:szCs w:val="17"/>
          <w:lang w:val="de-DE"/>
        </w:rPr>
        <w:t>a.</w:t>
      </w:r>
      <w:del w:id="186" w:author="ThL" w:date="2026-07-11T12:43:00Z">
        <w:r w:rsidRPr="008341DF" w:rsidDel="001E4A78">
          <w:rPr>
            <w:rFonts w:ascii="Book Antiqua" w:hAnsi="Book Antiqua" w:hint="eastAsia"/>
            <w:sz w:val="17"/>
            <w:szCs w:val="17"/>
            <w:lang w:val="de-DE"/>
          </w:rPr>
          <w:delText xml:space="preserve"> </w:delText>
        </w:r>
      </w:del>
      <w:r w:rsidRPr="008341DF">
        <w:rPr>
          <w:rFonts w:ascii="Book Antiqua" w:hAnsi="Book Antiqua" w:hint="eastAsia"/>
          <w:sz w:val="17"/>
          <w:szCs w:val="17"/>
          <w:lang w:val="de-DE"/>
        </w:rPr>
        <w:t>a.</w:t>
      </w:r>
      <w:del w:id="187" w:author="ThL" w:date="2026-07-11T12:43:00Z">
        <w:r w:rsidRPr="008341DF" w:rsidDel="001E4A78">
          <w:rPr>
            <w:rFonts w:ascii="Book Antiqua" w:hAnsi="Book Antiqua" w:hint="eastAsia"/>
            <w:sz w:val="17"/>
            <w:szCs w:val="17"/>
            <w:lang w:val="de-DE"/>
          </w:rPr>
          <w:delText xml:space="preserve"> </w:delText>
        </w:r>
      </w:del>
      <w:r w:rsidRPr="008341DF">
        <w:rPr>
          <w:rFonts w:ascii="Book Antiqua" w:hAnsi="Book Antiqua" w:hint="eastAsia"/>
          <w:sz w:val="17"/>
          <w:szCs w:val="17"/>
          <w:lang w:val="de-DE"/>
        </w:rPr>
        <w:t>O</w:t>
      </w:r>
      <w:ins w:id="188" w:author="ThL" w:date="2026-07-11T12:43:00Z">
        <w:r w:rsidR="001E4A78">
          <w:rPr>
            <w:rFonts w:ascii="Book Antiqua" w:hAnsi="Book Antiqua"/>
            <w:sz w:val="17"/>
            <w:szCs w:val="17"/>
            <w:lang w:val="de-DE"/>
          </w:rPr>
          <w:t>.</w:t>
        </w:r>
      </w:ins>
    </w:p>
  </w:footnote>
  <w:footnote w:id="16">
    <w:p w14:paraId="785BFAE9" w14:textId="0323CC43"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Volker Michels (</w:t>
      </w:r>
      <w:proofErr w:type="spellStart"/>
      <w:r w:rsidRPr="008341DF">
        <w:rPr>
          <w:rFonts w:ascii="Book Antiqua" w:hAnsi="Book Antiqua" w:hint="eastAsia"/>
          <w:sz w:val="17"/>
          <w:szCs w:val="17"/>
          <w:lang w:val="de-DE"/>
        </w:rPr>
        <w:t>H</w:t>
      </w:r>
      <w:del w:id="190" w:author="ThL" w:date="2026-07-11T12:43:00Z">
        <w:r w:rsidRPr="008341DF" w:rsidDel="001E4A78">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xml:space="preserve">.), Hermann Hesse: Die Romane. </w:t>
      </w:r>
      <w:proofErr w:type="spellStart"/>
      <w:r w:rsidRPr="008341DF">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Einleitung und Kommentar.</w:t>
      </w:r>
      <w:ins w:id="191" w:author="ThL" w:date="2026-07-11T12:43:00Z">
        <w:r w:rsidR="001E4A78">
          <w:rPr>
            <w:rFonts w:ascii="Book Antiqua" w:hAnsi="Book Antiqua"/>
            <w:sz w:val="17"/>
            <w:szCs w:val="17"/>
            <w:lang w:val="de-DE"/>
          </w:rPr>
          <w:t xml:space="preserve"> </w:t>
        </w:r>
      </w:ins>
      <w:del w:id="192" w:author="ThL" w:date="2026-07-11T12:43:00Z">
        <w:r w:rsidRPr="008341DF" w:rsidDel="001E4A78">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2001 (Gesammelte Werke in 20 Bänden, Band 7), S. 32.</w:t>
      </w:r>
    </w:p>
  </w:footnote>
  <w:footnote w:id="17">
    <w:p w14:paraId="7BB5B068" w14:textId="19565DCF"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Vgl. Hermann Hesse, a.a.O</w:t>
      </w:r>
      <w:ins w:id="194" w:author="ThL" w:date="2026-07-11T12:43:00Z">
        <w:r w:rsidR="001E4A78">
          <w:rPr>
            <w:rFonts w:ascii="Book Antiqua" w:hAnsi="Book Antiqua"/>
            <w:sz w:val="17"/>
            <w:szCs w:val="17"/>
            <w:lang w:val="de-DE"/>
          </w:rPr>
          <w:t>.</w:t>
        </w:r>
      </w:ins>
      <w:r w:rsidRPr="008341DF">
        <w:rPr>
          <w:rFonts w:ascii="Book Antiqua" w:hAnsi="Book Antiqua" w:hint="eastAsia"/>
          <w:sz w:val="17"/>
          <w:szCs w:val="17"/>
          <w:lang w:val="de-DE"/>
        </w:rPr>
        <w:t>, S.</w:t>
      </w:r>
      <w:ins w:id="195" w:author="ThL" w:date="2026-07-11T12:43:00Z">
        <w:r w:rsidR="001E4A78">
          <w:rPr>
            <w:rFonts w:ascii="Book Antiqua" w:hAnsi="Book Antiqua"/>
            <w:sz w:val="17"/>
            <w:szCs w:val="17"/>
            <w:lang w:val="de-DE"/>
          </w:rPr>
          <w:t xml:space="preserve"> </w:t>
        </w:r>
      </w:ins>
      <w:r w:rsidRPr="008341DF">
        <w:rPr>
          <w:rFonts w:ascii="Book Antiqua" w:hAnsi="Book Antiqua" w:hint="eastAsia"/>
          <w:sz w:val="17"/>
          <w:szCs w:val="17"/>
          <w:lang w:val="de-DE"/>
        </w:rPr>
        <w:t>56-59</w:t>
      </w:r>
      <w:ins w:id="196" w:author="ThL" w:date="2026-07-11T12:43:00Z">
        <w:r w:rsidR="001E4A78">
          <w:rPr>
            <w:rFonts w:ascii="Book Antiqua" w:hAnsi="Book Antiqua"/>
            <w:sz w:val="17"/>
            <w:szCs w:val="17"/>
            <w:lang w:val="de-DE"/>
          </w:rPr>
          <w:t>.</w:t>
        </w:r>
      </w:ins>
    </w:p>
  </w:footnote>
  <w:footnote w:id="18">
    <w:p w14:paraId="043D8EFB" w14:textId="2E096160" w:rsidR="009A48C6" w:rsidRPr="008341DF" w:rsidRDefault="00083815" w:rsidP="004C5DD4">
      <w:pPr>
        <w:pStyle w:val="Aufzhlungszeichen"/>
        <w:numPr>
          <w:ilvl w:val="0"/>
          <w:numId w:val="0"/>
        </w:numPr>
        <w:spacing w:after="0" w:line="240" w:lineRule="auto"/>
        <w:ind w:firstLine="397"/>
        <w:jc w:val="both"/>
        <w:rPr>
          <w:lang w:val="de-DE"/>
        </w:rPr>
      </w:pPr>
      <w:r>
        <w:rPr>
          <w:rFonts w:ascii="Book Antiqua" w:hAnsi="Book Antiqua" w:hint="eastAsia"/>
          <w:sz w:val="17"/>
          <w:szCs w:val="17"/>
          <w:vertAlign w:val="superscript"/>
        </w:rPr>
        <w:footnoteRef/>
      </w:r>
      <w:ins w:id="200" w:author="ThL" w:date="2026-07-11T12:43:00Z">
        <w:r w:rsidR="001E4A78">
          <w:rPr>
            <w:rFonts w:ascii="Book Antiqua" w:hAnsi="Book Antiqua"/>
            <w:sz w:val="17"/>
            <w:szCs w:val="17"/>
            <w:lang w:val="de-DE"/>
          </w:rPr>
          <w:t xml:space="preserve"> </w:t>
        </w:r>
      </w:ins>
      <w:r w:rsidRPr="008341DF">
        <w:rPr>
          <w:rFonts w:ascii="Book Antiqua" w:hAnsi="Book Antiqua" w:hint="eastAsia"/>
          <w:sz w:val="17"/>
          <w:szCs w:val="17"/>
          <w:lang w:val="de-DE"/>
        </w:rPr>
        <w:t>Hermann Hesse, a.a.O</w:t>
      </w:r>
      <w:ins w:id="201" w:author="ThL" w:date="2026-07-11T12:42:00Z">
        <w:r w:rsidR="001E4A78">
          <w:rPr>
            <w:rFonts w:ascii="Book Antiqua" w:hAnsi="Book Antiqua"/>
            <w:sz w:val="17"/>
            <w:szCs w:val="17"/>
            <w:lang w:val="de-DE"/>
          </w:rPr>
          <w:t>.</w:t>
        </w:r>
      </w:ins>
      <w:r w:rsidRPr="008341DF">
        <w:rPr>
          <w:rFonts w:ascii="Book Antiqua" w:hAnsi="Book Antiqua" w:hint="eastAsia"/>
          <w:sz w:val="17"/>
          <w:szCs w:val="17"/>
          <w:lang w:val="de-DE"/>
        </w:rPr>
        <w:t>, S.66</w:t>
      </w:r>
      <w:ins w:id="202" w:author="ThL" w:date="2026-07-11T12:42:00Z">
        <w:r w:rsidR="001E4A78">
          <w:rPr>
            <w:rFonts w:ascii="Book Antiqua" w:hAnsi="Book Antiqua"/>
            <w:sz w:val="17"/>
            <w:szCs w:val="17"/>
            <w:lang w:val="de-DE"/>
          </w:rPr>
          <w:t>.</w:t>
        </w:r>
      </w:ins>
    </w:p>
  </w:footnote>
  <w:footnote w:id="19">
    <w:p w14:paraId="48A2D6C6" w14:textId="05B5D35F"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Gustav Emil Müller, Die Welt der Dichtung. Versuch einer erlebnismäßigen Literaturphilosophie.</w:t>
      </w:r>
      <w:ins w:id="210" w:author="ThL" w:date="2026-07-11T12:42:00Z">
        <w:r w:rsidR="001E4A78">
          <w:rPr>
            <w:rFonts w:ascii="Book Antiqua" w:hAnsi="Book Antiqua"/>
            <w:sz w:val="17"/>
            <w:szCs w:val="17"/>
            <w:lang w:val="de-DE"/>
          </w:rPr>
          <w:t xml:space="preserve"> </w:t>
        </w:r>
      </w:ins>
      <w:r w:rsidRPr="008341DF">
        <w:rPr>
          <w:rFonts w:ascii="Book Antiqua" w:hAnsi="Book Antiqua" w:hint="eastAsia"/>
          <w:sz w:val="17"/>
          <w:szCs w:val="17"/>
          <w:lang w:val="de-DE"/>
        </w:rPr>
        <w:t>Frankfurt am Main</w:t>
      </w:r>
      <w:del w:id="211" w:author="ThL" w:date="2026-07-11T12:42:00Z">
        <w:r w:rsidRPr="008341DF" w:rsidDel="001E4A78">
          <w:rPr>
            <w:rFonts w:ascii="Book Antiqua" w:hAnsi="Book Antiqua" w:hint="eastAsia"/>
            <w:sz w:val="17"/>
            <w:szCs w:val="17"/>
            <w:lang w:val="de-DE"/>
          </w:rPr>
          <w:delText>: Vittorio Klostermann,</w:delText>
        </w:r>
      </w:del>
      <w:r w:rsidRPr="008341DF">
        <w:rPr>
          <w:rFonts w:ascii="Book Antiqua" w:hAnsi="Book Antiqua" w:hint="eastAsia"/>
          <w:sz w:val="17"/>
          <w:szCs w:val="17"/>
          <w:lang w:val="de-DE"/>
        </w:rPr>
        <w:t xml:space="preserve"> 1958, S. 213</w:t>
      </w:r>
      <w:ins w:id="212" w:author="ThL" w:date="2026-07-11T12:42:00Z">
        <w:r w:rsidR="001E4A78">
          <w:rPr>
            <w:rFonts w:ascii="Book Antiqua" w:hAnsi="Book Antiqua"/>
            <w:sz w:val="17"/>
            <w:szCs w:val="17"/>
            <w:lang w:val="de-DE"/>
          </w:rPr>
          <w:t>.</w:t>
        </w:r>
      </w:ins>
    </w:p>
    <w:p w14:paraId="2A164E7C" w14:textId="77777777" w:rsidR="009A48C6" w:rsidRPr="008341DF" w:rsidRDefault="009A48C6" w:rsidP="004C5DD4">
      <w:pPr>
        <w:pStyle w:val="Aufzhlungszeichen"/>
        <w:numPr>
          <w:ilvl w:val="0"/>
          <w:numId w:val="0"/>
        </w:numPr>
        <w:spacing w:line="240" w:lineRule="auto"/>
        <w:jc w:val="both"/>
        <w:rPr>
          <w:rFonts w:ascii="Book Antiqua" w:hAnsi="Book Antiqua"/>
          <w:sz w:val="17"/>
          <w:szCs w:val="17"/>
          <w:lang w:val="de-DE"/>
        </w:rPr>
      </w:pPr>
    </w:p>
  </w:footnote>
  <w:footnote w:id="20">
    <w:p w14:paraId="34CDBBBF" w14:textId="3FDF5695" w:rsidR="009A48C6" w:rsidRPr="008341DF" w:rsidRDefault="00083815" w:rsidP="00A676DC">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Hermann Hesse, a.a.O</w:t>
      </w:r>
      <w:ins w:id="231" w:author="ThL" w:date="2026-07-11T12:42:00Z">
        <w:r w:rsidR="001E4A78">
          <w:rPr>
            <w:rFonts w:ascii="Book Antiqua" w:hAnsi="Book Antiqua"/>
            <w:sz w:val="17"/>
            <w:szCs w:val="17"/>
            <w:lang w:val="de-DE"/>
          </w:rPr>
          <w:t>.</w:t>
        </w:r>
      </w:ins>
      <w:r w:rsidRPr="008341DF">
        <w:rPr>
          <w:rFonts w:ascii="Book Antiqua" w:hAnsi="Book Antiqua" w:hint="eastAsia"/>
          <w:sz w:val="17"/>
          <w:szCs w:val="17"/>
          <w:lang w:val="de-DE"/>
        </w:rPr>
        <w:t>, S.121</w:t>
      </w:r>
      <w:ins w:id="232" w:author="ThL" w:date="2026-07-11T12:42:00Z">
        <w:r w:rsidR="001E4A78">
          <w:rPr>
            <w:rFonts w:ascii="Book Antiqua" w:hAnsi="Book Antiqua"/>
            <w:sz w:val="17"/>
            <w:szCs w:val="17"/>
            <w:lang w:val="de-DE"/>
          </w:rPr>
          <w:t>.</w:t>
        </w:r>
      </w:ins>
    </w:p>
  </w:footnote>
  <w:footnote w:id="21">
    <w:p w14:paraId="53A859EA" w14:textId="00B8D8AF" w:rsidR="009A48C6" w:rsidRPr="001E4A78" w:rsidRDefault="00083815" w:rsidP="00A676DC">
      <w:pPr>
        <w:pStyle w:val="Funotentext"/>
        <w:spacing w:after="0" w:line="240" w:lineRule="auto"/>
        <w:ind w:firstLine="397"/>
        <w:jc w:val="both"/>
        <w:rPr>
          <w:rFonts w:ascii="Book Antiqua" w:hAnsi="Book Antiqua"/>
          <w:sz w:val="17"/>
          <w:szCs w:val="17"/>
          <w:lang w:val="fr-FR"/>
          <w:rPrChange w:id="234" w:author="ThL" w:date="2026-07-11T12:41:00Z">
            <w:rPr>
              <w:rFonts w:ascii="Book Antiqua" w:hAnsi="Book Antiqua"/>
              <w:sz w:val="17"/>
              <w:szCs w:val="17"/>
              <w:lang w:val="de-DE"/>
            </w:rPr>
          </w:rPrChange>
        </w:rPr>
      </w:pPr>
      <w:r>
        <w:rPr>
          <w:rFonts w:ascii="Book Antiqua" w:hAnsi="Book Antiqua" w:hint="eastAsia"/>
          <w:sz w:val="17"/>
          <w:szCs w:val="17"/>
          <w:vertAlign w:val="superscript"/>
        </w:rPr>
        <w:footnoteRef/>
      </w:r>
      <w:r w:rsidRPr="001E4A78">
        <w:rPr>
          <w:rFonts w:ascii="Book Antiqua" w:hAnsi="Book Antiqua" w:hint="eastAsia"/>
          <w:sz w:val="17"/>
          <w:szCs w:val="17"/>
          <w:lang w:val="fr-FR"/>
          <w:rPrChange w:id="235" w:author="ThL" w:date="2026-07-11T12:41:00Z">
            <w:rPr>
              <w:rFonts w:ascii="Book Antiqua" w:hAnsi="Book Antiqua" w:hint="eastAsia"/>
              <w:sz w:val="17"/>
              <w:szCs w:val="17"/>
              <w:lang w:val="de-DE"/>
            </w:rPr>
          </w:rPrChange>
        </w:rPr>
        <w:t xml:space="preserve">  </w:t>
      </w:r>
      <w:del w:id="236" w:author="ThL" w:date="2026-07-11T12:41:00Z">
        <w:r w:rsidRPr="001E4A78" w:rsidDel="001E4A78">
          <w:rPr>
            <w:rFonts w:ascii="Book Antiqua" w:hAnsi="Book Antiqua" w:hint="eastAsia"/>
            <w:sz w:val="17"/>
            <w:szCs w:val="17"/>
            <w:lang w:val="fr-FR"/>
            <w:rPrChange w:id="237" w:author="ThL" w:date="2026-07-11T12:41:00Z">
              <w:rPr>
                <w:rFonts w:ascii="Book Antiqua" w:hAnsi="Book Antiqua" w:hint="eastAsia"/>
                <w:sz w:val="17"/>
                <w:szCs w:val="17"/>
                <w:lang w:val="de-DE"/>
              </w:rPr>
            </w:rPrChange>
          </w:rPr>
          <w:delText>F.J.</w:delText>
        </w:r>
      </w:del>
      <w:ins w:id="238" w:author="ThL" w:date="2026-07-11T12:41:00Z">
        <w:r w:rsidR="001E4A78" w:rsidRPr="001E4A78">
          <w:rPr>
            <w:rFonts w:ascii="Book Antiqua" w:hAnsi="Book Antiqua"/>
            <w:sz w:val="17"/>
            <w:szCs w:val="17"/>
            <w:lang w:val="fr-FR"/>
            <w:rPrChange w:id="239" w:author="ThL" w:date="2026-07-11T12:41:00Z">
              <w:rPr>
                <w:rFonts w:ascii="Book Antiqua" w:hAnsi="Book Antiqua"/>
                <w:sz w:val="17"/>
                <w:szCs w:val="17"/>
                <w:lang w:val="de-DE"/>
              </w:rPr>
            </w:rPrChange>
          </w:rPr>
          <w:t>Joseph-François</w:t>
        </w:r>
      </w:ins>
      <w:r w:rsidRPr="001E4A78">
        <w:rPr>
          <w:rFonts w:ascii="Book Antiqua" w:hAnsi="Book Antiqua" w:hint="eastAsia"/>
          <w:sz w:val="17"/>
          <w:szCs w:val="17"/>
          <w:lang w:val="fr-FR"/>
          <w:rPrChange w:id="240" w:author="ThL" w:date="2026-07-11T12:41:00Z">
            <w:rPr>
              <w:rFonts w:ascii="Book Antiqua" w:hAnsi="Book Antiqua" w:hint="eastAsia"/>
              <w:sz w:val="17"/>
              <w:szCs w:val="17"/>
              <w:lang w:val="de-DE"/>
            </w:rPr>
          </w:rPrChange>
        </w:rPr>
        <w:t xml:space="preserve"> </w:t>
      </w:r>
      <w:proofErr w:type="spellStart"/>
      <w:r w:rsidRPr="001E4A78">
        <w:rPr>
          <w:rFonts w:ascii="Book Antiqua" w:hAnsi="Book Antiqua" w:hint="eastAsia"/>
          <w:sz w:val="17"/>
          <w:szCs w:val="17"/>
          <w:lang w:val="fr-FR"/>
          <w:rPrChange w:id="241" w:author="ThL" w:date="2026-07-11T12:41:00Z">
            <w:rPr>
              <w:rFonts w:ascii="Book Antiqua" w:hAnsi="Book Antiqua" w:hint="eastAsia"/>
              <w:sz w:val="17"/>
              <w:szCs w:val="17"/>
              <w:lang w:val="de-DE"/>
            </w:rPr>
          </w:rPrChange>
        </w:rPr>
        <w:t>Angelloz</w:t>
      </w:r>
      <w:proofErr w:type="spellEnd"/>
      <w:ins w:id="242" w:author="ThL" w:date="2026-07-11T12:41:00Z">
        <w:r w:rsidR="001E4A78" w:rsidRPr="001E4A78">
          <w:rPr>
            <w:rFonts w:ascii="Book Antiqua" w:hAnsi="Book Antiqua"/>
            <w:sz w:val="17"/>
            <w:szCs w:val="17"/>
            <w:lang w:val="fr-FR"/>
            <w:rPrChange w:id="243" w:author="ThL" w:date="2026-07-11T12:41:00Z">
              <w:rPr>
                <w:rFonts w:ascii="Book Antiqua" w:hAnsi="Book Antiqua"/>
                <w:sz w:val="17"/>
                <w:szCs w:val="17"/>
                <w:lang w:val="de-DE"/>
              </w:rPr>
            </w:rPrChange>
          </w:rPr>
          <w:t>,</w:t>
        </w:r>
      </w:ins>
      <w:r w:rsidRPr="001E4A78">
        <w:rPr>
          <w:rFonts w:ascii="Book Antiqua" w:hAnsi="Book Antiqua" w:hint="eastAsia"/>
          <w:sz w:val="17"/>
          <w:szCs w:val="17"/>
          <w:lang w:val="fr-FR"/>
          <w:rPrChange w:id="244" w:author="ThL" w:date="2026-07-11T12:41:00Z">
            <w:rPr>
              <w:rFonts w:ascii="Book Antiqua" w:hAnsi="Book Antiqua" w:hint="eastAsia"/>
              <w:sz w:val="17"/>
              <w:szCs w:val="17"/>
              <w:lang w:val="de-DE"/>
            </w:rPr>
          </w:rPrChange>
        </w:rPr>
        <w:t xml:space="preserve"> </w:t>
      </w:r>
      <w:del w:id="245" w:author="ThL" w:date="2026-07-11T12:41:00Z">
        <w:r w:rsidRPr="001E4A78" w:rsidDel="001E4A78">
          <w:rPr>
            <w:rFonts w:ascii="Book Antiqua" w:hAnsi="Book Antiqua" w:hint="eastAsia"/>
            <w:sz w:val="17"/>
            <w:szCs w:val="17"/>
            <w:lang w:val="fr-FR"/>
            <w:rPrChange w:id="246" w:author="ThL" w:date="2026-07-11T12:41:00Z">
              <w:rPr>
                <w:rFonts w:ascii="Book Antiqua" w:hAnsi="Book Antiqua" w:hint="eastAsia"/>
                <w:sz w:val="17"/>
                <w:szCs w:val="17"/>
                <w:lang w:val="de-DE"/>
              </w:rPr>
            </w:rPrChange>
          </w:rPr>
          <w:delText xml:space="preserve"> </w:delText>
        </w:r>
      </w:del>
      <w:proofErr w:type="spellStart"/>
      <w:r w:rsidRPr="001E4A78">
        <w:rPr>
          <w:rFonts w:ascii="Book Antiqua" w:hAnsi="Book Antiqua" w:hint="eastAsia"/>
          <w:sz w:val="17"/>
          <w:szCs w:val="17"/>
          <w:lang w:val="fr-FR"/>
          <w:rPrChange w:id="247" w:author="ThL" w:date="2026-07-11T12:41:00Z">
            <w:rPr>
              <w:rFonts w:ascii="Book Antiqua" w:hAnsi="Book Antiqua" w:hint="eastAsia"/>
              <w:sz w:val="17"/>
              <w:szCs w:val="17"/>
              <w:lang w:val="de-DE"/>
            </w:rPr>
          </w:rPrChange>
        </w:rPr>
        <w:t>a.</w:t>
      </w:r>
      <w:del w:id="248" w:author="ThL" w:date="2026-07-11T12:41:00Z">
        <w:r w:rsidRPr="001E4A78" w:rsidDel="001E4A78">
          <w:rPr>
            <w:rFonts w:ascii="Book Antiqua" w:hAnsi="Book Antiqua" w:hint="eastAsia"/>
            <w:sz w:val="17"/>
            <w:szCs w:val="17"/>
            <w:lang w:val="fr-FR"/>
            <w:rPrChange w:id="249" w:author="ThL" w:date="2026-07-11T12:41:00Z">
              <w:rPr>
                <w:rFonts w:ascii="Book Antiqua" w:hAnsi="Book Antiqua" w:hint="eastAsia"/>
                <w:sz w:val="17"/>
                <w:szCs w:val="17"/>
                <w:lang w:val="de-DE"/>
              </w:rPr>
            </w:rPrChange>
          </w:rPr>
          <w:delText xml:space="preserve"> </w:delText>
        </w:r>
      </w:del>
      <w:r w:rsidRPr="001E4A78">
        <w:rPr>
          <w:rFonts w:ascii="Book Antiqua" w:hAnsi="Book Antiqua" w:hint="eastAsia"/>
          <w:sz w:val="17"/>
          <w:szCs w:val="17"/>
          <w:lang w:val="fr-FR"/>
          <w:rPrChange w:id="250" w:author="ThL" w:date="2026-07-11T12:41:00Z">
            <w:rPr>
              <w:rFonts w:ascii="Book Antiqua" w:hAnsi="Book Antiqua" w:hint="eastAsia"/>
              <w:sz w:val="17"/>
              <w:szCs w:val="17"/>
              <w:lang w:val="de-DE"/>
            </w:rPr>
          </w:rPrChange>
        </w:rPr>
        <w:t>a.</w:t>
      </w:r>
      <w:del w:id="251" w:author="ThL" w:date="2026-07-11T12:41:00Z">
        <w:r w:rsidRPr="001E4A78" w:rsidDel="001E4A78">
          <w:rPr>
            <w:rFonts w:ascii="Book Antiqua" w:hAnsi="Book Antiqua" w:hint="eastAsia"/>
            <w:sz w:val="17"/>
            <w:szCs w:val="17"/>
            <w:lang w:val="fr-FR"/>
            <w:rPrChange w:id="252" w:author="ThL" w:date="2026-07-11T12:41:00Z">
              <w:rPr>
                <w:rFonts w:ascii="Book Antiqua" w:hAnsi="Book Antiqua" w:hint="eastAsia"/>
                <w:sz w:val="17"/>
                <w:szCs w:val="17"/>
                <w:lang w:val="de-DE"/>
              </w:rPr>
            </w:rPrChange>
          </w:rPr>
          <w:delText xml:space="preserve"> </w:delText>
        </w:r>
      </w:del>
      <w:r w:rsidRPr="001E4A78">
        <w:rPr>
          <w:rFonts w:ascii="Book Antiqua" w:hAnsi="Book Antiqua" w:hint="eastAsia"/>
          <w:sz w:val="17"/>
          <w:szCs w:val="17"/>
          <w:lang w:val="fr-FR"/>
          <w:rPrChange w:id="253" w:author="ThL" w:date="2026-07-11T12:41:00Z">
            <w:rPr>
              <w:rFonts w:ascii="Book Antiqua" w:hAnsi="Book Antiqua" w:hint="eastAsia"/>
              <w:sz w:val="17"/>
              <w:szCs w:val="17"/>
              <w:lang w:val="de-DE"/>
            </w:rPr>
          </w:rPrChange>
        </w:rPr>
        <w:t>O</w:t>
      </w:r>
      <w:proofErr w:type="spellEnd"/>
      <w:ins w:id="254" w:author="ThL" w:date="2026-07-11T12:41:00Z">
        <w:r w:rsidR="001E4A78">
          <w:rPr>
            <w:rFonts w:ascii="Book Antiqua" w:hAnsi="Book Antiqua"/>
            <w:sz w:val="17"/>
            <w:szCs w:val="17"/>
            <w:lang w:val="fr-FR"/>
          </w:rPr>
          <w:t>.</w:t>
        </w:r>
      </w:ins>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ennumm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numm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Aufzhlungszeichen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Aufzhlungszeichen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numm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ufzhlungszeichen"/>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L">
    <w15:presenceInfo w15:providerId="None" w15:userId="Th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proofState w:spelling="clean" w:grammar="clean"/>
  <w:trackRevisions/>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F3FBAABE"/>
    <w:rsid w:val="FF5AFF7D"/>
    <w:rsid w:val="FFED1A69"/>
    <w:rsid w:val="00034616"/>
    <w:rsid w:val="000530D6"/>
    <w:rsid w:val="0006063C"/>
    <w:rsid w:val="0006123C"/>
    <w:rsid w:val="00070762"/>
    <w:rsid w:val="00072C40"/>
    <w:rsid w:val="00083815"/>
    <w:rsid w:val="000842CE"/>
    <w:rsid w:val="0015074B"/>
    <w:rsid w:val="001C132B"/>
    <w:rsid w:val="001E4A78"/>
    <w:rsid w:val="001F0859"/>
    <w:rsid w:val="002148F5"/>
    <w:rsid w:val="0029597C"/>
    <w:rsid w:val="0029639D"/>
    <w:rsid w:val="002A2802"/>
    <w:rsid w:val="002C561A"/>
    <w:rsid w:val="002C5692"/>
    <w:rsid w:val="00326F90"/>
    <w:rsid w:val="004805F4"/>
    <w:rsid w:val="004C1AFE"/>
    <w:rsid w:val="004C5DD4"/>
    <w:rsid w:val="0057684F"/>
    <w:rsid w:val="005B0508"/>
    <w:rsid w:val="005D0B36"/>
    <w:rsid w:val="00681655"/>
    <w:rsid w:val="0068608A"/>
    <w:rsid w:val="006D1A59"/>
    <w:rsid w:val="00820E34"/>
    <w:rsid w:val="008341DF"/>
    <w:rsid w:val="009A48C6"/>
    <w:rsid w:val="009C1371"/>
    <w:rsid w:val="009D325E"/>
    <w:rsid w:val="00A676DC"/>
    <w:rsid w:val="00AA1D8D"/>
    <w:rsid w:val="00AC6534"/>
    <w:rsid w:val="00B02C81"/>
    <w:rsid w:val="00B47730"/>
    <w:rsid w:val="00B54D19"/>
    <w:rsid w:val="00B93C86"/>
    <w:rsid w:val="00BD7268"/>
    <w:rsid w:val="00CB0664"/>
    <w:rsid w:val="00CC473C"/>
    <w:rsid w:val="00D361B4"/>
    <w:rsid w:val="00D63657"/>
    <w:rsid w:val="00D81D5F"/>
    <w:rsid w:val="00DC5813"/>
    <w:rsid w:val="00E160BA"/>
    <w:rsid w:val="00EA5038"/>
    <w:rsid w:val="00EC68DD"/>
    <w:rsid w:val="00ED65C1"/>
    <w:rsid w:val="00EF54F0"/>
    <w:rsid w:val="00F122C9"/>
    <w:rsid w:val="00F128AE"/>
    <w:rsid w:val="00FC693F"/>
    <w:rsid w:val="3A74CE49"/>
    <w:rsid w:val="3B15FA3A"/>
    <w:rsid w:val="57D6CB67"/>
    <w:rsid w:val="5BA98847"/>
    <w:rsid w:val="5BAB6A2A"/>
    <w:rsid w:val="5F4E641A"/>
    <w:rsid w:val="6EFDB17C"/>
    <w:rsid w:val="77CF9B27"/>
    <w:rsid w:val="7BFFB52B"/>
    <w:rsid w:val="7EF6AC84"/>
    <w:rsid w:val="7FD29A6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C2BE28"/>
  <w14:defaultImageDpi w14:val="300"/>
  <w15:docId w15:val="{0B7FC578-AD33-7448-A43A-5B04AD6E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pacing w:after="120" w:line="360" w:lineRule="auto"/>
    </w:pPr>
    <w:rPr>
      <w:rFonts w:eastAsiaTheme="minorEastAsia" w:cstheme="minorBidi"/>
      <w:sz w:val="24"/>
      <w:szCs w:val="22"/>
      <w:lang w:eastAsia="en-US"/>
    </w:rPr>
  </w:style>
  <w:style w:type="paragraph" w:styleId="berschrift1">
    <w:name w:val="heading 1"/>
    <w:basedOn w:val="Standard"/>
    <w:next w:val="Standard"/>
    <w:link w:val="berschrift1Zchn"/>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berschrift6">
    <w:name w:val="heading 6"/>
    <w:basedOn w:val="Standard"/>
    <w:next w:val="Standard"/>
    <w:link w:val="berschrift6Zchn"/>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berschrift7">
    <w:name w:val="heading 7"/>
    <w:basedOn w:val="Standard"/>
    <w:next w:val="Standard"/>
    <w:link w:val="berschrift7Zchn"/>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Makrotext">
    <w:name w:val="macro"/>
    <w:link w:val="MakrotextZchn"/>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Liste3">
    <w:name w:val="List 3"/>
    <w:basedOn w:val="Standard"/>
    <w:uiPriority w:val="99"/>
    <w:unhideWhenUsed/>
    <w:pPr>
      <w:ind w:left="1080" w:hanging="360"/>
      <w:contextualSpacing/>
    </w:pPr>
  </w:style>
  <w:style w:type="paragraph" w:styleId="Listennummer2">
    <w:name w:val="List Number 2"/>
    <w:basedOn w:val="Standard"/>
    <w:uiPriority w:val="99"/>
    <w:unhideWhenUsed/>
    <w:pPr>
      <w:numPr>
        <w:numId w:val="1"/>
      </w:numPr>
      <w:contextualSpacing/>
    </w:pPr>
  </w:style>
  <w:style w:type="paragraph" w:styleId="Listennummer">
    <w:name w:val="List Number"/>
    <w:basedOn w:val="Standard"/>
    <w:uiPriority w:val="99"/>
    <w:unhideWhenUsed/>
    <w:pPr>
      <w:numPr>
        <w:numId w:val="2"/>
      </w:numPr>
      <w:contextualSpacing/>
    </w:pPr>
  </w:style>
  <w:style w:type="paragraph" w:styleId="Beschriftung">
    <w:name w:val="caption"/>
    <w:basedOn w:val="Standard"/>
    <w:next w:val="Standard"/>
    <w:uiPriority w:val="35"/>
    <w:semiHidden/>
    <w:unhideWhenUsed/>
    <w:qFormat/>
    <w:pPr>
      <w:spacing w:line="240" w:lineRule="auto"/>
    </w:pPr>
    <w:rPr>
      <w:b/>
      <w:bCs/>
      <w:color w:val="4F81BD" w:themeColor="accent1"/>
      <w:sz w:val="18"/>
      <w:szCs w:val="18"/>
    </w:rPr>
  </w:style>
  <w:style w:type="paragraph" w:styleId="Aufzhlungszeichen">
    <w:name w:val="List Bullet"/>
    <w:basedOn w:val="Standard"/>
    <w:uiPriority w:val="99"/>
    <w:unhideWhenUsed/>
    <w:pPr>
      <w:numPr>
        <w:numId w:val="3"/>
      </w:numPr>
      <w:contextualSpacing/>
    </w:pPr>
  </w:style>
  <w:style w:type="paragraph" w:styleId="Textkrper3">
    <w:name w:val="Body Text 3"/>
    <w:basedOn w:val="Standard"/>
    <w:link w:val="Textkrper3Zchn"/>
    <w:uiPriority w:val="99"/>
    <w:unhideWhenUsed/>
    <w:rPr>
      <w:sz w:val="16"/>
      <w:szCs w:val="16"/>
    </w:rPr>
  </w:style>
  <w:style w:type="paragraph" w:styleId="Aufzhlungszeichen3">
    <w:name w:val="List Bullet 3"/>
    <w:basedOn w:val="Standard"/>
    <w:uiPriority w:val="99"/>
    <w:unhideWhenUsed/>
    <w:pPr>
      <w:numPr>
        <w:numId w:val="4"/>
      </w:numPr>
      <w:contextualSpacing/>
    </w:pPr>
  </w:style>
  <w:style w:type="paragraph" w:styleId="Textkrper">
    <w:name w:val="Body Text"/>
    <w:basedOn w:val="Standard"/>
    <w:link w:val="TextkrperZchn"/>
    <w:uiPriority w:val="99"/>
    <w:unhideWhenUsed/>
  </w:style>
  <w:style w:type="paragraph" w:styleId="Listennummer3">
    <w:name w:val="List Number 3"/>
    <w:basedOn w:val="Standard"/>
    <w:uiPriority w:val="99"/>
    <w:unhideWhenUsed/>
    <w:pPr>
      <w:numPr>
        <w:numId w:val="5"/>
      </w:numPr>
      <w:contextualSpacing/>
    </w:pPr>
  </w:style>
  <w:style w:type="paragraph" w:styleId="Liste2">
    <w:name w:val="List 2"/>
    <w:basedOn w:val="Standard"/>
    <w:uiPriority w:val="99"/>
    <w:unhideWhenUsed/>
    <w:pPr>
      <w:ind w:left="720" w:hanging="360"/>
      <w:contextualSpacing/>
    </w:pPr>
  </w:style>
  <w:style w:type="paragraph" w:styleId="Listenfortsetzung">
    <w:name w:val="List Continue"/>
    <w:basedOn w:val="Standard"/>
    <w:uiPriority w:val="99"/>
    <w:unhideWhenUsed/>
    <w:pPr>
      <w:ind w:left="360"/>
      <w:contextualSpacing/>
    </w:pPr>
  </w:style>
  <w:style w:type="paragraph" w:styleId="Aufzhlungszeichen2">
    <w:name w:val="List Bullet 2"/>
    <w:basedOn w:val="Standard"/>
    <w:uiPriority w:val="99"/>
    <w:unhideWhenUsed/>
    <w:pPr>
      <w:numPr>
        <w:numId w:val="6"/>
      </w:numPr>
      <w:contextualSpacing/>
    </w:pPr>
  </w:style>
  <w:style w:type="paragraph" w:styleId="Fuzeile">
    <w:name w:val="footer"/>
    <w:basedOn w:val="Standard"/>
    <w:link w:val="FuzeileZchn"/>
    <w:uiPriority w:val="99"/>
    <w:unhideWhenUsed/>
    <w:pPr>
      <w:tabs>
        <w:tab w:val="center" w:pos="4680"/>
        <w:tab w:val="right" w:pos="9360"/>
      </w:tabs>
      <w:spacing w:after="0" w:line="240" w:lineRule="auto"/>
    </w:pPr>
  </w:style>
  <w:style w:type="paragraph" w:styleId="Kopfzeile">
    <w:name w:val="header"/>
    <w:basedOn w:val="Standard"/>
    <w:link w:val="KopfzeileZchn"/>
    <w:uiPriority w:val="99"/>
    <w:unhideWhenUsed/>
    <w:pPr>
      <w:tabs>
        <w:tab w:val="center" w:pos="4680"/>
        <w:tab w:val="right" w:pos="9360"/>
      </w:tabs>
      <w:spacing w:after="0" w:line="240" w:lineRule="auto"/>
    </w:pPr>
  </w:style>
  <w:style w:type="paragraph" w:styleId="Untertitel">
    <w:name w:val="Subtitle"/>
    <w:basedOn w:val="Standard"/>
    <w:next w:val="Standard"/>
    <w:link w:val="UntertitelZchn"/>
    <w:uiPriority w:val="11"/>
    <w:qFormat/>
    <w:rPr>
      <w:rFonts w:asciiTheme="majorHAnsi" w:eastAsiaTheme="majorEastAsia" w:hAnsiTheme="majorHAnsi" w:cstheme="majorBidi"/>
      <w:i/>
      <w:iCs/>
      <w:color w:val="4F81BD" w:themeColor="accent1"/>
      <w:spacing w:val="15"/>
      <w:szCs w:val="24"/>
    </w:rPr>
  </w:style>
  <w:style w:type="paragraph" w:styleId="Liste">
    <w:name w:val="List"/>
    <w:basedOn w:val="Standard"/>
    <w:uiPriority w:val="99"/>
    <w:unhideWhenUsed/>
    <w:pPr>
      <w:ind w:left="360" w:hanging="360"/>
      <w:contextualSpacing/>
    </w:pPr>
  </w:style>
  <w:style w:type="paragraph" w:styleId="Funotentext">
    <w:name w:val="footnote text"/>
    <w:basedOn w:val="Standard"/>
    <w:uiPriority w:val="99"/>
    <w:semiHidden/>
    <w:unhideWhenUsed/>
    <w:pPr>
      <w:snapToGrid w:val="0"/>
    </w:pPr>
    <w:rPr>
      <w:sz w:val="18"/>
    </w:rPr>
  </w:style>
  <w:style w:type="paragraph" w:styleId="Textkrper2">
    <w:name w:val="Body Text 2"/>
    <w:basedOn w:val="Standard"/>
    <w:link w:val="Textkrper2Zchn"/>
    <w:uiPriority w:val="99"/>
    <w:unhideWhenUsed/>
    <w:pPr>
      <w:spacing w:line="480" w:lineRule="auto"/>
    </w:pPr>
  </w:style>
  <w:style w:type="paragraph" w:styleId="Listenfortsetzung2">
    <w:name w:val="List Continue 2"/>
    <w:basedOn w:val="Standard"/>
    <w:uiPriority w:val="99"/>
    <w:unhideWhenUsed/>
    <w:pPr>
      <w:ind w:left="720"/>
      <w:contextualSpacing/>
    </w:pPr>
  </w:style>
  <w:style w:type="paragraph" w:styleId="Listenfortsetzung3">
    <w:name w:val="List Continue 3"/>
    <w:basedOn w:val="Standard"/>
    <w:uiPriority w:val="99"/>
    <w:unhideWhenUsed/>
    <w:pPr>
      <w:ind w:left="1080"/>
      <w:contextualSpacing/>
    </w:pPr>
  </w:style>
  <w:style w:type="paragraph" w:styleId="Titel">
    <w:name w:val="Title"/>
    <w:basedOn w:val="Standard"/>
    <w:next w:val="Standard"/>
    <w:link w:val="TitelZchn"/>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ellenraster">
    <w:name w:val="Table Grid"/>
    <w:basedOn w:val="NormaleTabel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HellesRaster-Akzent1">
    <w:name w:val="Light Grid Accent 1"/>
    <w:basedOn w:val="NormaleTabelle"/>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HellesRaster-Akzent2">
    <w:name w:val="Light Grid Accent 2"/>
    <w:basedOn w:val="NormaleTabelle"/>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HellesRaster-Akzent3">
    <w:name w:val="Light Grid Accent 3"/>
    <w:basedOn w:val="NormaleTabelle"/>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HellesRaster-Akzent4">
    <w:name w:val="Light Grid Accent 4"/>
    <w:basedOn w:val="NormaleTabelle"/>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HellesRaster-Akzent5">
    <w:name w:val="Light Grid Accent 5"/>
    <w:basedOn w:val="NormaleTabelle"/>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HellesRaster-Akzent6">
    <w:name w:val="Light Grid Accent 6"/>
    <w:basedOn w:val="NormaleTabelle"/>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ittlereSchattierung1">
    <w:name w:val="Medium Shading 1"/>
    <w:basedOn w:val="NormaleTabelle"/>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ittleresRaster3-Akzent1">
    <w:name w:val="Medium Grid 3 Accent 1"/>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ittleresRaster3-Akzent2">
    <w:name w:val="Medium Grid 3 Accent 2"/>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ittleresRaster3-Akzent3">
    <w:name w:val="Medium Grid 3 Accent 3"/>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ittleresRaster3-Akzent4">
    <w:name w:val="Medium Grid 3 Accent 4"/>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ittleresRaster3-Akzent5">
    <w:name w:val="Medium Grid 3 Accent 5"/>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ittleresRaster3-Akzent6">
    <w:name w:val="Medium Grid 3 Accent 6"/>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unkleListe">
    <w:name w:val="Dark List"/>
    <w:basedOn w:val="NormaleTabelle"/>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styleId="Funotenzeichen">
    <w:name w:val="footnote reference"/>
    <w:basedOn w:val="Absatz-Standardschriftart"/>
    <w:uiPriority w:val="99"/>
    <w:semiHidden/>
    <w:unhideWhenUsed/>
    <w:rPr>
      <w:vertAlign w:val="superscript"/>
    </w:rPr>
  </w:style>
  <w:style w:type="character" w:customStyle="1" w:styleId="KopfzeileZchn">
    <w:name w:val="Kopfzeile Zchn"/>
    <w:basedOn w:val="Absatz-Standardschriftart"/>
    <w:link w:val="Kopfzeile"/>
    <w:uiPriority w:val="99"/>
  </w:style>
  <w:style w:type="character" w:customStyle="1" w:styleId="FuzeileZchn">
    <w:name w:val="Fußzeile Zchn"/>
    <w:basedOn w:val="Absatz-Standardschriftart"/>
    <w:link w:val="Fuzeile"/>
    <w:uiPriority w:val="99"/>
  </w:style>
  <w:style w:type="paragraph" w:styleId="KeinLeerraum">
    <w:name w:val="No Spacing"/>
    <w:uiPriority w:val="1"/>
    <w:qFormat/>
    <w:rPr>
      <w:rFonts w:asciiTheme="minorHAnsi" w:eastAsiaTheme="minorEastAsia" w:hAnsiTheme="minorHAnsi" w:cstheme="minorBidi"/>
      <w:sz w:val="22"/>
      <w:szCs w:val="22"/>
      <w:lang w:eastAsia="en-US"/>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Absatz-Standardschriftart"/>
    <w:link w:val="Untertitel"/>
    <w:uiPriority w:val="11"/>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pPr>
      <w:ind w:left="720"/>
      <w:contextualSpacing/>
    </w:pPr>
  </w:style>
  <w:style w:type="character" w:customStyle="1" w:styleId="TextkrperZchn">
    <w:name w:val="Textkörper Zchn"/>
    <w:basedOn w:val="Absatz-Standardschriftart"/>
    <w:link w:val="Textkrper"/>
    <w:uiPriority w:val="99"/>
  </w:style>
  <w:style w:type="character" w:customStyle="1" w:styleId="Textkrper2Zchn">
    <w:name w:val="Textkörper 2 Zchn"/>
    <w:basedOn w:val="Absatz-Standardschriftart"/>
    <w:link w:val="Textkrper2"/>
    <w:uiPriority w:val="99"/>
  </w:style>
  <w:style w:type="character" w:customStyle="1" w:styleId="Textkrper3Zchn">
    <w:name w:val="Textkörper 3 Zchn"/>
    <w:basedOn w:val="Absatz-Standardschriftart"/>
    <w:link w:val="Textkrper3"/>
    <w:uiPriority w:val="99"/>
    <w:rPr>
      <w:sz w:val="16"/>
      <w:szCs w:val="16"/>
    </w:rPr>
  </w:style>
  <w:style w:type="character" w:customStyle="1" w:styleId="MakrotextZchn">
    <w:name w:val="Makrotext Zchn"/>
    <w:basedOn w:val="Absatz-Standardschriftart"/>
    <w:link w:val="Makrotext"/>
    <w:uiPriority w:val="99"/>
    <w:rPr>
      <w:rFonts w:ascii="Courier" w:hAnsi="Courier"/>
      <w:sz w:val="20"/>
      <w:szCs w:val="20"/>
    </w:rPr>
  </w:style>
  <w:style w:type="paragraph" w:styleId="Zitat">
    <w:name w:val="Quote"/>
    <w:basedOn w:val="Standard"/>
    <w:next w:val="Standard"/>
    <w:link w:val="ZitatZchn"/>
    <w:uiPriority w:val="29"/>
    <w:qFormat/>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character" w:customStyle="1" w:styleId="berschrift4Zchn">
    <w:name w:val="Überschrift 4 Zchn"/>
    <w:basedOn w:val="Absatz-Standardschriftart"/>
    <w:link w:val="berschrift4"/>
    <w:uiPriority w:val="9"/>
    <w:semiHidden/>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color w:val="244061" w:themeColor="accent1" w:themeShade="80"/>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i/>
      <w:iCs/>
      <w:color w:val="244061" w:themeColor="accent1" w:themeShade="80"/>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404040" w:themeColor="text1" w:themeTint="BF"/>
      <w:sz w:val="20"/>
      <w:szCs w:val="20"/>
    </w:rPr>
  </w:style>
  <w:style w:type="paragraph" w:styleId="IntensivesZitat">
    <w:name w:val="Intense Quote"/>
    <w:basedOn w:val="Standard"/>
    <w:next w:val="Standard"/>
    <w:link w:val="IntensivesZitatZchn"/>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Pr>
      <w:b/>
      <w:bCs/>
      <w:i/>
      <w:iCs/>
      <w:color w:val="4F81BD" w:themeColor="accent1"/>
    </w:rPr>
  </w:style>
  <w:style w:type="character" w:customStyle="1" w:styleId="1">
    <w:name w:val="不明显强调1"/>
    <w:basedOn w:val="Absatz-Standardschriftart"/>
    <w:uiPriority w:val="19"/>
    <w:qFormat/>
    <w:rPr>
      <w:i/>
      <w:iCs/>
      <w:color w:val="7F7F7F" w:themeColor="text1" w:themeTint="80"/>
    </w:rPr>
  </w:style>
  <w:style w:type="character" w:customStyle="1" w:styleId="10">
    <w:name w:val="明显强调1"/>
    <w:basedOn w:val="Absatz-Standardschriftart"/>
    <w:uiPriority w:val="21"/>
    <w:qFormat/>
    <w:rPr>
      <w:b/>
      <w:bCs/>
      <w:i/>
      <w:iCs/>
      <w:color w:val="4F81BD" w:themeColor="accent1"/>
    </w:rPr>
  </w:style>
  <w:style w:type="character" w:customStyle="1" w:styleId="11">
    <w:name w:val="不明显参考1"/>
    <w:basedOn w:val="Absatz-Standardschriftart"/>
    <w:uiPriority w:val="31"/>
    <w:qFormat/>
    <w:rPr>
      <w:smallCaps/>
      <w:color w:val="C0504D" w:themeColor="accent2"/>
      <w:u w:val="single"/>
    </w:rPr>
  </w:style>
  <w:style w:type="character" w:customStyle="1" w:styleId="12">
    <w:name w:val="明显参考1"/>
    <w:basedOn w:val="Absatz-Standardschriftart"/>
    <w:uiPriority w:val="32"/>
    <w:qFormat/>
    <w:rPr>
      <w:b/>
      <w:bCs/>
      <w:smallCaps/>
      <w:color w:val="C0504D" w:themeColor="accent2"/>
      <w:spacing w:val="5"/>
      <w:u w:val="single"/>
    </w:rPr>
  </w:style>
  <w:style w:type="character" w:customStyle="1" w:styleId="13">
    <w:name w:val="书籍标题1"/>
    <w:basedOn w:val="Absatz-Standardschriftart"/>
    <w:uiPriority w:val="33"/>
    <w:qFormat/>
    <w:rPr>
      <w:b/>
      <w:bCs/>
      <w:smallCaps/>
      <w:spacing w:val="5"/>
    </w:rPr>
  </w:style>
  <w:style w:type="paragraph" w:customStyle="1" w:styleId="TOC1">
    <w:name w:val="TOC 标题1"/>
    <w:basedOn w:val="berschrift1"/>
    <w:next w:val="Standard"/>
    <w:uiPriority w:val="39"/>
    <w:semiHidden/>
    <w:unhideWhenUsed/>
    <w:qFormat/>
    <w:pPr>
      <w:outlineLvl w:val="9"/>
    </w:pPr>
  </w:style>
  <w:style w:type="character" w:customStyle="1" w:styleId="s1">
    <w:name w:val="s1"/>
    <w:basedOn w:val="Absatz-Standardschriftart"/>
    <w:rPr>
      <w:rFonts w:ascii="Helvetica" w:eastAsia="Helvetica" w:hAnsi="Helvetica" w:cs="Helvetica"/>
      <w:sz w:val="20"/>
      <w:szCs w:val="20"/>
    </w:rPr>
  </w:style>
  <w:style w:type="paragraph" w:customStyle="1" w:styleId="p1">
    <w:name w:val="p1"/>
    <w:basedOn w:val="Standard"/>
    <w:pPr>
      <w:spacing w:after="0"/>
      <w:jc w:val="both"/>
    </w:pPr>
    <w:rPr>
      <w:rFonts w:ascii="Helvetica" w:eastAsia="Helvetica" w:hAnsi="Helvetica" w:cs="Times New Roman"/>
      <w:color w:val="000000"/>
      <w:sz w:val="18"/>
      <w:szCs w:val="18"/>
      <w:lang w:eastAsia="zh-CN"/>
    </w:rPr>
  </w:style>
  <w:style w:type="character" w:styleId="Hyperlink">
    <w:name w:val="Hyperlink"/>
    <w:basedOn w:val="Absatz-Standardschriftart"/>
    <w:uiPriority w:val="99"/>
    <w:unhideWhenUsed/>
    <w:rsid w:val="002A2802"/>
    <w:rPr>
      <w:color w:val="0000FF" w:themeColor="hyperlink"/>
      <w:u w:val="single"/>
    </w:rPr>
  </w:style>
  <w:style w:type="character" w:customStyle="1" w:styleId="UnresolvedMention">
    <w:name w:val="Unresolved Mention"/>
    <w:basedOn w:val="Absatz-Standardschriftart"/>
    <w:uiPriority w:val="99"/>
    <w:semiHidden/>
    <w:unhideWhenUsed/>
    <w:rsid w:val="002A2802"/>
    <w:rPr>
      <w:color w:val="605E5C"/>
      <w:shd w:val="clear" w:color="auto" w:fill="E1DFDD"/>
    </w:rPr>
  </w:style>
  <w:style w:type="character" w:styleId="Kommentarzeichen">
    <w:name w:val="annotation reference"/>
    <w:basedOn w:val="Absatz-Standardschriftart"/>
    <w:uiPriority w:val="99"/>
    <w:semiHidden/>
    <w:unhideWhenUsed/>
    <w:rsid w:val="002148F5"/>
    <w:rPr>
      <w:sz w:val="16"/>
      <w:szCs w:val="16"/>
    </w:rPr>
  </w:style>
  <w:style w:type="paragraph" w:styleId="Kommentartext">
    <w:name w:val="annotation text"/>
    <w:basedOn w:val="Standard"/>
    <w:link w:val="KommentartextZchn"/>
    <w:uiPriority w:val="99"/>
    <w:semiHidden/>
    <w:unhideWhenUsed/>
    <w:rsid w:val="002148F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148F5"/>
    <w:rPr>
      <w:rFonts w:eastAsiaTheme="minorEastAsia" w:cstheme="minorBidi"/>
      <w:lang w:eastAsia="en-US"/>
    </w:rPr>
  </w:style>
  <w:style w:type="paragraph" w:styleId="Kommentarthema">
    <w:name w:val="annotation subject"/>
    <w:basedOn w:val="Kommentartext"/>
    <w:next w:val="Kommentartext"/>
    <w:link w:val="KommentarthemaZchn"/>
    <w:uiPriority w:val="99"/>
    <w:semiHidden/>
    <w:unhideWhenUsed/>
    <w:rsid w:val="002148F5"/>
    <w:rPr>
      <w:b/>
      <w:bCs/>
    </w:rPr>
  </w:style>
  <w:style w:type="character" w:customStyle="1" w:styleId="KommentarthemaZchn">
    <w:name w:val="Kommentarthema Zchn"/>
    <w:basedOn w:val="KommentartextZchn"/>
    <w:link w:val="Kommentarthema"/>
    <w:uiPriority w:val="99"/>
    <w:semiHidden/>
    <w:rsid w:val="002148F5"/>
    <w:rPr>
      <w:rFonts w:eastAsiaTheme="minorEastAsia" w:cstheme="minorBidi"/>
      <w:b/>
      <w:bCs/>
      <w:lang w:eastAsia="en-US"/>
    </w:rPr>
  </w:style>
  <w:style w:type="paragraph" w:styleId="Sprechblasentext">
    <w:name w:val="Balloon Text"/>
    <w:basedOn w:val="Standard"/>
    <w:link w:val="SprechblasentextZchn"/>
    <w:uiPriority w:val="99"/>
    <w:semiHidden/>
    <w:unhideWhenUsed/>
    <w:rsid w:val="002148F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148F5"/>
    <w:rPr>
      <w:rFonts w:ascii="Segoe UI" w:eastAsiaTheme="minorEastAsia"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154881D-CBA3-427C-B45B-2F8E2B14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4683</Words>
  <Characters>29507</Characters>
  <Application>Microsoft Office Word</Application>
  <DocSecurity>0</DocSecurity>
  <Lines>245</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ThL</cp:lastModifiedBy>
  <cp:revision>8</cp:revision>
  <dcterms:created xsi:type="dcterms:W3CDTF">2026-07-11T09:16:00Z</dcterms:created>
  <dcterms:modified xsi:type="dcterms:W3CDTF">2026-07-11T11:27:00Z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C2EA66E69792E6D5EE94F9696A9034B5_43</vt:lpwstr>
  </property>
</Properties>
</file>